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345C" w14:textId="048F3471" w:rsidR="001949BD" w:rsidRDefault="001949BD" w:rsidP="0079638E">
      <w:pPr>
        <w:jc w:val="center"/>
      </w:pPr>
      <w:commentRangeStart w:id="0"/>
      <w:r w:rsidRPr="004A1924">
        <w:t xml:space="preserve">Abstract </w:t>
      </w:r>
      <w:commentRangeEnd w:id="0"/>
      <w:r w:rsidR="00295584">
        <w:rPr>
          <w:rStyle w:val="CommentReference"/>
          <w:rFonts w:asciiTheme="minorHAnsi" w:eastAsiaTheme="minorEastAsia" w:hAnsiTheme="minorHAnsi" w:cstheme="minorBidi"/>
        </w:rPr>
        <w:commentReference w:id="0"/>
      </w:r>
    </w:p>
    <w:p w14:paraId="6D855548" w14:textId="77777777" w:rsidR="00814D88" w:rsidRPr="004A1924" w:rsidRDefault="00814D88" w:rsidP="00814D88">
      <w:pPr>
        <w:jc w:val="center"/>
      </w:pPr>
    </w:p>
    <w:p w14:paraId="0DD8BDB1" w14:textId="01B14506" w:rsidR="008966BF" w:rsidRDefault="008966BF" w:rsidP="008966BF">
      <w:pPr>
        <w:pStyle w:val="006BodyText"/>
      </w:pPr>
      <w:r>
        <w:t xml:space="preserve">Seed dispersal is a fundamental process in plant ecology and due to its importance in shaping plant distribution and communities, various modelling approaches have been developed to predict seed movement and </w:t>
      </w:r>
      <w:commentRangeStart w:id="1"/>
      <w:r>
        <w:t>dispersal</w:t>
      </w:r>
      <w:commentRangeEnd w:id="1"/>
      <w:r w:rsidR="00BA57C8">
        <w:rPr>
          <w:rStyle w:val="CommentReference"/>
          <w:rFonts w:asciiTheme="minorHAnsi" w:eastAsiaTheme="minorEastAsia" w:hAnsiTheme="minorHAnsi" w:cstheme="minorBidi"/>
        </w:rPr>
        <w:commentReference w:id="1"/>
      </w:r>
      <w:r>
        <w:t xml:space="preserve"> </w:t>
      </w:r>
      <w:r w:rsidR="00BA57C8">
        <w:t>processes</w:t>
      </w:r>
      <w:r>
        <w:t>. Frugivore-generated seed dispersal patterns are largely influenced by animal movement</w:t>
      </w:r>
      <w:r w:rsidR="00BA57C8">
        <w:t>s</w:t>
      </w:r>
      <w:r>
        <w:t xml:space="preserve">, and the intraspecific variation in animal movement and behaviors. </w:t>
      </w:r>
      <w:proofErr w:type="gramStart"/>
      <w:r>
        <w:t>In particular, long-distance</w:t>
      </w:r>
      <w:proofErr w:type="gramEnd"/>
      <w:r>
        <w:t xml:space="preserve"> seed dispersal (LDD) plays a significant role in determining genetic diversity and range expansion in plants. As frugivores can travel long distances and transport seeds with them, animal-mediated seed dispersal is a key component of LDD events. In this study we seek to understand the implications of individual variation in animal movement rates and how these can impact estimates of long-distance seed dispersal by changing the heaviness of tails in dispersal kernels. We use a simulation approach to explore the effects of intraspecific variation estimating parameters from empirical data for the </w:t>
      </w:r>
      <w:ins w:id="2" w:author="Flavia Montano" w:date="2022-03-02T14:08:00Z">
        <w:r w:rsidR="00822D36">
          <w:t xml:space="preserve">Many-banded </w:t>
        </w:r>
      </w:ins>
      <w:proofErr w:type="spellStart"/>
      <w:r>
        <w:t>araçari</w:t>
      </w:r>
      <w:proofErr w:type="spellEnd"/>
      <w:r>
        <w:t xml:space="preserve">, </w:t>
      </w:r>
      <w:proofErr w:type="spellStart"/>
      <w:r>
        <w:rPr>
          <w:i/>
        </w:rPr>
        <w:t>Pteroglossus</w:t>
      </w:r>
      <w:proofErr w:type="spellEnd"/>
      <w:r>
        <w:rPr>
          <w:i/>
        </w:rPr>
        <w:t xml:space="preserve"> </w:t>
      </w:r>
      <w:proofErr w:type="spellStart"/>
      <w:r>
        <w:rPr>
          <w:i/>
        </w:rPr>
        <w:t>pluricintus</w:t>
      </w:r>
      <w:proofErr w:type="spellEnd"/>
      <w:r>
        <w:t xml:space="preserve">, one of the primary frugivores for the Amazonian canopy tree </w:t>
      </w:r>
      <w:proofErr w:type="spellStart"/>
      <w:r>
        <w:rPr>
          <w:i/>
        </w:rPr>
        <w:t>Virola</w:t>
      </w:r>
      <w:proofErr w:type="spellEnd"/>
      <w:r>
        <w:rPr>
          <w:i/>
        </w:rPr>
        <w:t xml:space="preserve"> </w:t>
      </w:r>
      <w:proofErr w:type="spellStart"/>
      <w:r>
        <w:rPr>
          <w:i/>
        </w:rPr>
        <w:t>flexuosa</w:t>
      </w:r>
      <w:proofErr w:type="spellEnd"/>
      <w:r>
        <w:t xml:space="preserve">. We combine animal movement data and gut retention time to simulate </w:t>
      </w:r>
      <w:proofErr w:type="spellStart"/>
      <w:r>
        <w:rPr>
          <w:i/>
        </w:rPr>
        <w:t>Virola</w:t>
      </w:r>
      <w:proofErr w:type="spellEnd"/>
      <w:r>
        <w:t xml:space="preserve"> seed dispersal with an individual-based model on a homogeneous unbounded landscape. This approach showed that variation in individual </w:t>
      </w:r>
      <w:proofErr w:type="spellStart"/>
      <w:r>
        <w:t>araçari</w:t>
      </w:r>
      <w:proofErr w:type="spellEnd"/>
      <w:r>
        <w:t xml:space="preserve"> movement rates directly influences the shape of estimated seed dispersal kernels and the number of long-distance dispersal events for </w:t>
      </w:r>
      <w:proofErr w:type="spellStart"/>
      <w:r>
        <w:rPr>
          <w:i/>
        </w:rPr>
        <w:t>Virola</w:t>
      </w:r>
      <w:proofErr w:type="spellEnd"/>
      <w:r>
        <w:t xml:space="preserve"> seeds. Additionally, to infer the tail behavior of generated seed dispersal kernels under varying levels of disperser heterogeneity, we include an approach using statistics of extremes, which is rarely used to explore species interactions in the ecological field. We found that models ignoring underlying variation in animal movement </w:t>
      </w:r>
      <w:r>
        <w:lastRenderedPageBreak/>
        <w:t>rates are unable to predict seeds reaching distant locations (beyond 5km) and underestimate the variance of dispersal kernels and percentage of long-distance seed dispersal events. We suggest that the modeling approaches described in this paper can be a simple method to incorporate intraspecific variation of animal movement in future frugivore-generated seed dispersal kernels.</w:t>
      </w:r>
    </w:p>
    <w:p w14:paraId="2D9F53F4" w14:textId="77777777" w:rsidR="001E6DBB" w:rsidRDefault="001E6DBB" w:rsidP="00EE7390">
      <w:pPr>
        <w:pStyle w:val="006BodyText"/>
      </w:pPr>
    </w:p>
    <w:p w14:paraId="10FE408A" w14:textId="77777777" w:rsidR="001949BD" w:rsidRPr="004A1924" w:rsidRDefault="001949BD" w:rsidP="001949BD">
      <w:pPr>
        <w:rPr>
          <w:rFonts w:cs="Arial"/>
        </w:rPr>
      </w:pPr>
    </w:p>
    <w:p w14:paraId="04FEA655" w14:textId="77777777" w:rsidR="009C588B" w:rsidRPr="004A1924" w:rsidRDefault="009C588B" w:rsidP="001949BD">
      <w:pPr>
        <w:jc w:val="center"/>
        <w:rPr>
          <w:rFonts w:cs="Arial"/>
        </w:rPr>
        <w:sectPr w:rsidR="009C588B" w:rsidRPr="004A1924" w:rsidSect="00C167BA">
          <w:footerReference w:type="default" r:id="rId12"/>
          <w:footnotePr>
            <w:numRestart w:val="eachSect"/>
          </w:footnotePr>
          <w:pgSz w:w="12240" w:h="15840"/>
          <w:pgMar w:top="1440" w:right="1440" w:bottom="1440" w:left="1440" w:header="720" w:footer="720" w:gutter="0"/>
          <w:cols w:space="720"/>
          <w:docGrid w:linePitch="360"/>
        </w:sectPr>
      </w:pPr>
    </w:p>
    <w:p w14:paraId="2B491AD1" w14:textId="77777777" w:rsidR="008C2BC8" w:rsidRDefault="008C2BC8" w:rsidP="008C2BC8">
      <w:pPr>
        <w:pStyle w:val="001CHAPTERNUMBER"/>
      </w:pPr>
      <w:bookmarkStart w:id="3" w:name="_Toc508097491"/>
      <w:r w:rsidRPr="004A1924">
        <w:lastRenderedPageBreak/>
        <w:t xml:space="preserve">CHAPTER </w:t>
      </w:r>
      <w:r>
        <w:t>2</w:t>
      </w:r>
    </w:p>
    <w:p w14:paraId="2E9694B3" w14:textId="77777777" w:rsidR="008C2BC8" w:rsidRPr="001220F5" w:rsidRDefault="008C2BC8" w:rsidP="008C2BC8">
      <w:pPr>
        <w:pStyle w:val="002CHAPTERTITLE"/>
      </w:pPr>
      <w:bookmarkStart w:id="4" w:name="_Toc94618753"/>
      <w:r w:rsidRPr="00364A83">
        <w:t>CONSEQUENCES OF INCORPORATING HETEROGENEITY IN ANIMAL MOVEMENT RATES INTO MODELS OF SEED DISPERSAL</w:t>
      </w:r>
      <w:bookmarkEnd w:id="4"/>
    </w:p>
    <w:p w14:paraId="61D36986" w14:textId="77777777" w:rsidR="008C2BC8" w:rsidRPr="001252B2" w:rsidRDefault="008C2BC8" w:rsidP="008C2BC8">
      <w:pPr>
        <w:pStyle w:val="006BodyText"/>
      </w:pPr>
      <w:r w:rsidRPr="001252B2">
        <w:t xml:space="preserve">The importance of the variance in community ecology has started to resurface. Despite being recognized as a major driver of diversity in the 1970s, intraspecific variation has largely been ignored in community ecology over the last few decades </w:t>
      </w:r>
      <w:r w:rsidRPr="001252B2">
        <w:fldChar w:fldCharType="begin"/>
      </w:r>
      <w:r w:rsidRPr="001252B2">
        <w:instrText xml:space="preserve"> ADDIN ZOTERO_ITEM CSL_CITATION {"citationID":"lL4YDNNf","properties":{"formattedCitation":"(Violle {\\i{}et al.} 2012; Holyoak &amp; Wetzel 2020)","plainCitation":"(Violle et al. 2012; Holyoak &amp; Wetzel 2020)","noteIndex":0},"citationItems":[{"id":1223,"uris":["http://zotero.org/users/5667637/items/UQFX7P4I"],"uri":["http://zotero.org/users/5667637/items/UQFX7P4I"],"itemData":{"id":1223,"type":"article-journal","abstract":"Despite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communities.","container-title":"Trends in Ecology &amp; Evolution","DOI":"10.1016/j.tree.2011.11.014","ISSN":"0169-5347","issue":"4","journalAbbreviation":"Trends in Ecology &amp; Evolution","language":"en","note":"intro","page":"244-252","source":"ScienceDirect","title":"The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4,1]]}}},{"id":3308,"uris":["http://zotero.org/users/5667637/items/DU87P2IG"],"uri":["http://zotero.org/users/5667637/items/DU87P2IG"],"itemData":{"id":3308,"type":"chapter","container-title":"Unsolved Problems in Ecology","ISBN":"978-0-691-19532-2","language":"en","page":"25-42","publisher":"Princeton University Press","source":"www.degruyter.com","title":"Variance-Explicit Ecology: A Call for Holistic Study of the Consequences of Variability at Multiple Scales","URL":"https://www.degruyter.com/document/doi/10.1515/9780691195322-005/html","author":[{"family":"Holyoak","given":"Marcel"},{"family":"Wetzel","given":"William C."}],"accessed":{"date-parts":[["2021",8,25]]},"issued":{"date-parts":[["2020",9,7]]}}}],"schema":"https://github.com/citation-style-language/schema/raw/master/csl-citation.json"} </w:instrText>
      </w:r>
      <w:r w:rsidRPr="001252B2">
        <w:fldChar w:fldCharType="separate"/>
      </w:r>
      <w:r w:rsidRPr="001252B2">
        <w:t>(Violle et al. 2012; Holyoak &amp; Wetzel 2020)</w:t>
      </w:r>
      <w:r w:rsidRPr="001252B2">
        <w:fldChar w:fldCharType="end"/>
      </w:r>
      <w:r w:rsidRPr="001252B2">
        <w:t xml:space="preserve">. Variation, or heterogeneity, has long been considered a property of ecological systems that might contain as much ecological information as do averages and regularities in nature </w:t>
      </w:r>
      <w:r w:rsidRPr="001252B2">
        <w:fldChar w:fldCharType="begin"/>
      </w:r>
      <w:r w:rsidRPr="001252B2">
        <w:instrText xml:space="preserve"> ADDIN ZOTERO_ITEM CSL_CITATION {"citationID":"1C5zjHpf","properties":{"formattedCitation":"(Pielou 1969)","plainCitation":"(Pielou 1969)","noteIndex":0},"citationItems":[{"id":3438,"uris":["http://zotero.org/users/5667637/items/9ZZXC5NX"],"uri":["http://zotero.org/users/5667637/items/9ZZXC5NX"],"itemData":{"id":3438,"type":"book","abstract":"Population dynamics; Spatial patterns in one-species populations; Spatial relations of two or more species; Many-species populations.","ISBN":"978-0-471-68918-8","language":"en","note":"Google-Books-ID: apprpg3cdfgC","number-of-pages":"296","publisher":"Wiley-Interscience","source":"Google Books","title":"An Introduction to Mathematical Ecology","author":[{"family":"Pielou","given":"E. C."}],"issued":{"date-parts":[["1969"]]}}}],"schema":"https://github.com/citation-style-language/schema/raw/master/csl-citation.json"} </w:instrText>
      </w:r>
      <w:r w:rsidRPr="001252B2">
        <w:fldChar w:fldCharType="separate"/>
      </w:r>
      <w:r w:rsidRPr="001252B2">
        <w:t>(Pielou 1969)</w:t>
      </w:r>
      <w:r w:rsidRPr="001252B2">
        <w:fldChar w:fldCharType="end"/>
      </w:r>
      <w:r w:rsidRPr="001252B2">
        <w:t xml:space="preserve">. However, ecological models typically focus on trait means and assume that individuals within a species are interchangeable </w:t>
      </w:r>
      <w:r w:rsidRPr="001252B2">
        <w:fldChar w:fldCharType="begin"/>
      </w:r>
      <w:r w:rsidRPr="001252B2">
        <w:instrText xml:space="preserve"> ADDIN ZOTERO_ITEM CSL_CITATION {"citationID":"3BiwRYhJ","properties":{"formattedCitation":"(Bolnick {\\i{}et al.} 2003, 2011)","plainCitation":"(Bolnick et al. 2003, 2011)","noteIndex":0},"citationItems":[{"id":1234,"uris":["http://zotero.org/users/5667637/items/EUTDXYRJ"],"uri":["http://zotero.org/users/5667637/items/EUTDXYRJ"],"itemData":{"id":1234,"type":"article-journal","abstract":"Most empirical and theoretical studies of resource use and population dynamics treat conspecific individuals as ecologically equivalent. This simplification is only justified if interindividual niche variation is rare, weak, or has a trivial effect on ecological processes. This article reviews the incidence, degree, causes, and implications of individual</w:instrText>
      </w:r>
      <w:r w:rsidRPr="001252B2">
        <w:rPr>
          <w:rFonts w:ascii="Cambria Math" w:hAnsi="Cambria Math" w:cs="Cambria Math"/>
        </w:rPr>
        <w:instrText>‐</w:instrText>
      </w:r>
      <w:r w:rsidRPr="001252B2">
        <w:instrText>level niche variation to challenge these simplifications. Evidence for individual specialization is available for 93 species distributed across a broad range of taxonomic groups. Although few studies have quantified the degree to which individuals are specialized relative to their population, between</w:instrText>
      </w:r>
      <w:r w:rsidRPr="001252B2">
        <w:rPr>
          <w:rFonts w:ascii="Cambria Math" w:hAnsi="Cambria Math" w:cs="Cambria Math"/>
        </w:rPr>
        <w:instrText>‐</w:instrText>
      </w:r>
      <w:r w:rsidRPr="001252B2">
        <w:instrText>individual variation can sometimes comprise the majority of the population’s niche width. The degree of individual specialization varies widely among species and among populations, reflecting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w:instrText>
      </w:r>
      <w:r w:rsidRPr="001252B2">
        <w:rPr>
          <w:rFonts w:ascii="Cambria Math" w:hAnsi="Cambria Math" w:cs="Cambria Math"/>
        </w:rPr>
        <w:instrText>‐</w:instrText>
      </w:r>
      <w:r w:rsidRPr="001252B2">
        <w:instrText>dependent interactions that can profoundly affect the population’s stability, the amount of intraspecific competition, fitness</w:instrText>
      </w:r>
      <w:r w:rsidRPr="001252B2">
        <w:rPr>
          <w:rFonts w:ascii="Cambria Math" w:hAnsi="Cambria Math" w:cs="Cambria Math"/>
        </w:rPr>
        <w:instrText>‐</w:instrText>
      </w:r>
      <w:r w:rsidRPr="001252B2">
        <w:instrText xml:space="preserve">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Naturalist","DOI":"10.1086/343878","ISSN":"0003-0147","issue":"1","journalAbbreviation":"The American Naturalist","note":"intro","page":"1-28","source":"journals.uchicago.edu (Atypon)","title":"The Ecology of Individuals: Incidence and Implications of Individual Specialization.","title-short":"The Ecology of Individuals","volume":"161","author":[{"family":"Bolnick","given":"Daniel I."},{"family":"Svanbäck","given":"Richard"},{"family":"Fordyce","given":"James A."},{"family":"Yang","given":"Louie H."},{"family":"Davis","given":"Jeremy M."},{"family":"Hulsey","given":"C. Darrin"},{"family":"Forister","given":"Matthew L."}],"issued":{"date-parts":[["2003",1,1]]}}},{"id":1231,"uris":["http://zotero.org/users/5667637/items/R3K4WU67"],"uri":["http://zotero.org/users/5667637/items/R3K4WU67"],"itemData":{"id":1231,"type":"article-journal","abstract":"Natural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evolution.","container-title":"Trends in Ecology &amp; Evolution","DOI":"10.1016/j.tree.2011.01.009","ISSN":"0169-5347","issue":"4","journalAbbreviation":"Trends in Ecology &amp; Evolution","language":"en","note":"intro","page":"183-192","source":"ScienceDirect","title":"Why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A."}],"issued":{"date-parts":[["2011",4,1]]}}}],"schema":"https://github.com/citation-style-language/schema/raw/master/csl-citation.json"} </w:instrText>
      </w:r>
      <w:r w:rsidRPr="001252B2">
        <w:fldChar w:fldCharType="separate"/>
      </w:r>
      <w:r w:rsidRPr="001252B2">
        <w:t>(Bolnick et al. 2003, 2011)</w:t>
      </w:r>
      <w:r w:rsidRPr="001252B2">
        <w:fldChar w:fldCharType="end"/>
      </w:r>
      <w:r w:rsidRPr="001252B2">
        <w:t xml:space="preserve">, an assumption that can mislead our understanding of ecological dynamics or create bias in ecological estimates </w:t>
      </w:r>
      <w:r w:rsidRPr="001252B2">
        <w:fldChar w:fldCharType="begin"/>
      </w:r>
      <w:r w:rsidRPr="001252B2">
        <w:instrText xml:space="preserve"> ADDIN ZOTERO_ITEM CSL_CITATION {"citationID":"qZNKM16T","properties":{"formattedCitation":"(Gonz\\uc0\\u225{}lez-Varo &amp; Traveset 2016)","plainCitation":"(González-Varo &amp; Traveset 2016)","noteIndex":0},"citationItems":[{"id":1251,"uris":["http://zotero.org/users/5667637/items/FRWUDDLW"],"uri":["http://zotero.org/users/5667637/items/FRWUDDLW"],"itemData":{"id":1251,"type":"article-journal","abstract":"Forbidden links are defined as pairwise interactions that are prevented by the biological traits of the species. We focus here on the neglected importance of intraspecific trait variation in the forbidden link concept. We show how intraspecific trait variability at different spatiotemporal scales, and through ontogeny, reduces the expected prevalence of forbidden interactions. We also highlight how behavior can foster interactions that, from traits, would be predicted to be forbidden. We therefore discuss the drawbacks of frameworks recently developed to infer biotic interactions using available trait data (mean values). Mispredictions can have disproportionate effects on inferences about community dynamics. Thus, we suggest including intraspecific variability in trait-based models and using them to guide the sampling of real interactions in the field for validation.","container-title":"Trends in Ecology &amp; Evolution","DOI":"10.1016/j.tree.2016.06.009","ISSN":"0169-5347","issue":"9","journalAbbreviation":"Trends in Ecology &amp; Evolution","language":"en","note":"intro","page":"700-710","source":"ScienceDirect","title":"The Labile Limits of Forbidden Interactions","volume":"31","author":[{"family":"González-Varo","given":"Juan P."},{"family":"Traveset","given":"Anna"}],"issued":{"date-parts":[["2016",9,1]]}}}],"schema":"https://github.com/citation-style-language/schema/raw/master/csl-citation.json"} </w:instrText>
      </w:r>
      <w:r w:rsidRPr="001252B2">
        <w:fldChar w:fldCharType="separate"/>
      </w:r>
      <w:r w:rsidRPr="001252B2">
        <w:t>(González-Varo &amp; Traveset 2016)</w:t>
      </w:r>
      <w:r w:rsidRPr="001252B2">
        <w:fldChar w:fldCharType="end"/>
      </w:r>
      <w:r w:rsidRPr="001252B2">
        <w:t xml:space="preserve">. Ignoring individual variation can significantly impact the way we understand species interactions and connectedness </w:t>
      </w:r>
      <w:r w:rsidRPr="001252B2">
        <w:fldChar w:fldCharType="begin"/>
      </w:r>
      <w:r w:rsidRPr="001252B2">
        <w:instrText xml:space="preserve"> ADDIN ZOTERO_ITEM CSL_CITATION {"citationID":"oaB12ZXN","properties":{"formattedCitation":"(Poisot {\\i{}et al.} 2015)","plainCitation":"(Poisot et al. 2015)","noteIndex":0},"citationItems":[{"id":3435,"uris":["http://zotero.org/users/5667637/items/9NQM3C8T"],"uri":["http://zotero.org/users/5667637/items/9NQM3C8T"],"itemData":{"id":3435,"type":"article-journal","abstract":"Community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 Synthesis 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interactions.","container-title":"Oikos","DOI":"10.1111/oik.01719","ISSN":"1600-0706","issue":"3","language":"en","note":"_eprint: https://onlinelibrary.wiley.com/doi/pdf/10.1111/oik.01719","page":"243-251","source":"Wiley Online Library","title":"Beyond species: why ecological interaction networks vary through space and time","title-short":"Beyond species","volume":"124","author":[{"family":"Poisot","given":"Timothée"},{"family":"Stouffer","given":"Daniel B."},{"family":"Gravel","given":"Dominique"}],"issued":{"date-parts":[["2015"]]}}}],"schema":"https://github.com/citation-style-language/schema/raw/master/csl-citation.json"} </w:instrText>
      </w:r>
      <w:r w:rsidRPr="001252B2">
        <w:fldChar w:fldCharType="separate"/>
      </w:r>
      <w:r w:rsidRPr="001252B2">
        <w:t>(Poisot et al. 2015)</w:t>
      </w:r>
      <w:r w:rsidRPr="001252B2">
        <w:fldChar w:fldCharType="end"/>
      </w:r>
      <w:r w:rsidRPr="001252B2">
        <w:t xml:space="preserve">, or the way individuals respond to fluctuating climatic conditions </w:t>
      </w:r>
      <w:r w:rsidRPr="001252B2">
        <w:fldChar w:fldCharType="begin"/>
      </w:r>
      <w:r w:rsidRPr="001252B2">
        <w:instrText xml:space="preserve"> ADDIN ZOTERO_ITEM CSL_CITATION {"citationID":"xvHHKtUH","properties":{"formattedCitation":"(Lewis &amp; King 2017)","plainCitation":"(Lewis &amp; King 2017)","noteIndex":0},"citationItems":[{"id":3447,"uris":["http://zotero.org/users/5667637/items/ID8MBW9F"],"uri":["http://zotero.org/users/5667637/items/ID8MBW9F"],"itemData":{"id":3447,"type":"article-journal","abstract":"Warming of the climate system can result in very large corresponding changes in the occurrence of climate extremes. Temperature extremes may occur due to a shift in the whole distribution, where there is an increase in the entire temperature probability distribution, or to changes in the shape of the distribution, such as an increase in variability causing a widening of the distribution. Understanding the precise characteristics of changes in temperature distributions in response to background warming is an important aspect of fully understanding changes in heat extremes and their associated impacts on human and ecosystem health. This study investigates projected 21st century changes in the characteristics of mean, maximum and minimum temperature on daily- and annual- timescales for various regions (Australia, Asia, Europe and North America) using data from seven models participating in the Coupled Model Intercomparison Phase 5 (CMIP5). Using the RCP8.5 experiment we show that an increase in mean temperature throughout the 21st century is a consistent feature of all models for each region. Changes in the variance of simulated temperatures are equivocal, with the sign and magnitude of variance changes in the 21st century varying in different models and regions. A quantile regression analysis demonstrates differences in upper and lower quantile slopes, relative to the mean, including a consistent skew in daily temperatures towards hot extremes. These potentially complex characteristics of temperature changes should not be overlooked, as temperature extremes are potentially more sensitive to changes in the variance and higher order moments than in the mean. Furthermore, a wider range of extreme temperature behaviour may have important consequences for various stakeholders, due to impacts on public health, agriculture and ecological systems.","container-title":"Weather and Climate Extremes","DOI":"10.1016/j.wace.2016.11.002","ISSN":"2212-0947","journalAbbreviation":"Weather and Climate Extremes","language":"en","page":"1-10","source":"ScienceDirect","title":"Evolution of mean, variance and extremes in 21st century temperatures","volume":"15","author":[{"family":"Lewis","given":"Sophie C."},{"family":"King","given":"Andrew D."}],"issued":{"date-parts":[["2017",3,1]]}}}],"schema":"https://github.com/citation-style-language/schema/raw/master/csl-citation.json"} </w:instrText>
      </w:r>
      <w:r w:rsidRPr="001252B2">
        <w:fldChar w:fldCharType="separate"/>
      </w:r>
      <w:r w:rsidRPr="001252B2">
        <w:t>(Lewis &amp; King 2017)</w:t>
      </w:r>
      <w:r w:rsidRPr="001252B2">
        <w:fldChar w:fldCharType="end"/>
      </w:r>
      <w:r w:rsidRPr="001252B2">
        <w:t xml:space="preserve">. In particular, ignoring individual heterogeneity may affect predictions of rare interactions or occurrence of extreme events, which are determined by variation around the mean and not a population’s average </w:t>
      </w:r>
      <w:r w:rsidRPr="001252B2">
        <w:fldChar w:fldCharType="begin"/>
      </w:r>
      <w:r w:rsidRPr="001252B2">
        <w:instrText xml:space="preserve"> ADDIN ZOTERO_ITEM CSL_CITATION {"citationID":"LFvPAHvy","properties":{"formattedCitation":"(Gaines &amp; Denny 1993; Nathan {\\i{}et al.} 2008; Denny 2017)","plainCitation":"(Gaines &amp; Denny 1993; Nathan et al. 2008; Denny 2017)","noteIndex":0},"citationItems":[{"id":57,"uris":["http://zotero.org/users/5667637/items/S2I8MF6Y"],"uri":["http://zotero.org/users/5667637/items/S2I8MF6Y"],"itemData":{"id":57,"type":"article-journal","container-title":"Ecology","DOI":"10.2307/1939926","ISSN":"1939-9170","issue":"6","language":"en","page":"1677-1692","source":"esajournals.onlinelibrary.wiley.com","title":"The Largest, Smallest, Highest, Lowest, Longest, and Shortest: Extremes in Ecology","title-short":"The Largest, Smallest, Highest, Lowest, Longest, and Shortest","volume":"74","author":[{"family":"Gaines","given":"Steven D."},{"family":"Denny","given":"Mark W."}],"issued":{"date-parts":[["1993",9,1]]}}},{"id":331,"uris":["http://zotero.org/users/5667637/items/VLV52QB7"],"uri":["http://zotero.org/users/5667637/items/VLV52QB7"],"itemData":{"id":331,"type":"article-journal","abstract":"Growing recognition of the importance of long-distance dispersal (LDD) of plant seeds for various ecological and evolutionary processes has led to an upsurge of research into the mechanisms underlying LDD. We summarize these findings by formulating six generalizations stating that LDD is generally more common in open terrestrial landscapes, and is typically driven by large and migratory animals, extreme meteorological phenomena, ocean currents and human transportation, each transporting a variety of seed morphologies. LDD is often associated with unusual behavior of the standard vector inferred from plant dispersal morphology, or mediated by nonstandard vectors. To advance our understanding of LDD, we advocate a vector-based research approach that identifies the significant LDD vectors and quantifies how environmental conditions modify their actions.","container-title":"Trends in Ecology &amp; Evolution","DOI":"10.1016/j.tree.2008.08.003","ISSN":"0169-5347","issue":"11","journalAbbreviation":"Trends in Ecology &amp; Evolution","page":"638-647","source":"ScienceDirect","title":"Mechanisms of long-distance seed dispersal","volume":"23","author":[{"family":"Nathan","given":"Ran"},{"family":"Schurr","given":"Frank M."},{"family":"Spiegel","given":"Orr"},{"family":"Steinitz","given":"Ofer"},{"family":"Trakhtenbrot","given":"Ana"},{"family":"Tsoar","given":"Asaf"}],"issued":{"date-parts":[["2008"]]}}},{"id":3082,"uris":["http://zotero.org/users/5667637/items/9H4HT4QY"],"uri":["http://zotero.org/users/5667637/items/9H4HT4QY"],"itemData":{"id":3082,"type":"article-journal","abstract":"Skip to Next Section\nBiologists often cope with variation in physiological, environmental and ecological processes by measuring how living systems perform under average conditions. However, performance at average conditions is seldom equal to average performance across a range of conditions. This basic property of nonlinear averaging – known as ‘Jensen's inequality’ or ‘the fallacy of the average’ – has important implications for all of biology. For instance, a burgeoning awareness of Jensen's inequality has improved our ability to predict how plants and animals will respond to a warmer and more variable future climate. But for many biologists, the fallacy of the average is still a novel concept. Here, I highlight the importance of Jensen's inequality, provide a simple graphical approach to understanding its effects, and explore its consequences at atomic, molecular, organismal and ecological levels.","container-title":"Journal of Experimental Biology","DOI":"10.1242/jeb.140368","ISSN":"0022-0949, 1477-9145","issue":"2","language":"en","note":"publisher: The Company of Biologists Ltd\nsection: COMMENTARY\nPMID: 28100801","page":"139-146","source":"jeb.biologists.org","title":"The fallacy of the average: on the ubiquity, utility and continuing novelty of Jensen's inequality","title-short":"The fallacy of the average","volume":"220","author":[{"family":"Denny","given":"Mark"}],"issued":{"date-parts":[["2017",1,15]]}}}],"schema":"https://github.com/citation-style-language/schema/raw/master/csl-citation.json"} </w:instrText>
      </w:r>
      <w:r w:rsidRPr="001252B2">
        <w:fldChar w:fldCharType="separate"/>
      </w:r>
      <w:r w:rsidRPr="001252B2">
        <w:t>(Gaines &amp; Denny 1993; Nathan et al. 2008; Denny 2017)</w:t>
      </w:r>
      <w:r w:rsidRPr="001252B2">
        <w:fldChar w:fldCharType="end"/>
      </w:r>
      <w:r w:rsidRPr="001252B2">
        <w:t xml:space="preserve">. The impact of more frequent extreme events in ecological processes has also been demonstrated in population dynamics modeling; when individual heterogeneity is phrased as demographic stochasticity it shapes extreme events and as a consequence, quasi-extinction dynamics </w:t>
      </w:r>
      <w:r w:rsidRPr="001252B2">
        <w:fldChar w:fldCharType="begin"/>
      </w:r>
      <w:r w:rsidRPr="001252B2">
        <w:instrText xml:space="preserve"> ADDIN ZOTERO_ITEM CSL_CITATION {"citationID":"ppKZchMJ","properties":{"formattedCitation":"(Ferguson &amp; Ponciano 2015)","plainCitation":"(Ferguson &amp; Ponciano 2015)","noteIndex":0},"citationItems":[{"id":2245,"uris":["http://zotero.org/users/5667637/items/PEFGH8K8"],"uri":["http://zotero.org/users/5667637/items/PEFGH8K8"],"itemData":{"id":2245,"type":"article-journal","abstract":"Environmental stochasticity is an important concept in population dynamics, providing a quantitative model of the extrinsic fluctuations driving population abundances. It is typically formulated as a stochastic perturbation to the maximum reproductive rate, leading to a population variance that scales quadratically with abundance. However, environmental fluctuations may also drive changes in the strength of density dependence. Very few studies have examined the consequences of this alternative model formulation while even fewer have tested which model better describes fluctuations in animal populations. Here we use data from the Global Population Dynamics Database to determine the statistical support for this alternative environmental variance model in 165 animal populations and test whether these models can capture known population–environment interactions in two well-studied ungulates. Our results suggest that variation in the density dependence is common and leads to a higher-order scaling of the population variance. This scaling will often stabilize populations although dynamics may also be destabilized under certain conditions. We conclude that higher-order environmental variation is a potentially ubiquitous and consequential property of animal populations. Our results suggest that extinction risk estimates may often be overestimated when not properly taking into account how environmental fluctuations affect population parameters.","container-title":"Proceedings of the National Academy of Sciences","DOI":"10.1073/pnas.1416538112","ISSN":"0027-8424, 1091-6490","issue":"9","journalAbbreviation":"PNAS","language":"en","note":"publisher: National Academy of Sciences\nsection: Biological Sciences\nPMID: 25730852","page":"2782-2787","source":"www.pnas.org","title":"Evidence and implications of higher-order scaling in the environmental variation of animal population growth","volume":"112","author":[{"family":"Ferguson","given":"Jake M."},{"family":"Ponciano","given":"José M."}],"issued":{"date-parts":[["2015",3,3]]}}}],"schema":"https://github.com/citation-style-language/schema/raw/master/csl-citation.json"} </w:instrText>
      </w:r>
      <w:r w:rsidRPr="001252B2">
        <w:fldChar w:fldCharType="separate"/>
      </w:r>
      <w:r w:rsidRPr="001252B2">
        <w:t>(Ferguson &amp; Ponciano 2015)</w:t>
      </w:r>
      <w:r w:rsidRPr="001252B2">
        <w:fldChar w:fldCharType="end"/>
      </w:r>
      <w:r w:rsidRPr="001252B2">
        <w:t xml:space="preserve">. </w:t>
      </w:r>
    </w:p>
    <w:p w14:paraId="068412FF" w14:textId="77777777" w:rsidR="008C2BC8" w:rsidRPr="001252B2" w:rsidRDefault="008C2BC8" w:rsidP="008C2BC8">
      <w:pPr>
        <w:pStyle w:val="006BodyText"/>
      </w:pPr>
      <w:r w:rsidRPr="001252B2">
        <w:t xml:space="preserve">Seed dispersal mutualisms may be a particularly attractive system to study the effects of individual heterogeneity on species interactions, as reliance on species averages is a current limitation in the study of plant-seed disperser mutualisms </w:t>
      </w:r>
      <w:r w:rsidRPr="001252B2">
        <w:fldChar w:fldCharType="begin"/>
      </w:r>
      <w:r w:rsidRPr="001252B2">
        <w:instrText xml:space="preserve"> ADDIN ZOTERO_ITEM CSL_CITATION {"citationID":"WhcZK8p3","properties":{"formattedCitation":"(Schupp {\\i{}et al.} 2017; Zwolak 2018)","plainCitation":"(Schupp et al. 2017; Zwolak 2018)","noteIndex":0},"citationItems":[{"id":3444,"uris":["http://zotero.org/users/5667637/items/CWENWG7C"],"uri":["http://zotero.org/users/5667637/items/CWENWG7C"],"itemData":{"id":3444,"type":"article-journal","abstract":"A core interest in studies of mutualistic interactions is the ‘effectiveness’ of mutualists in providing benefits to their partners. In plant-animal mutualisms it is widely accepted that the total effect of a mutualist on its partner is estimated as (1) a ‘quantity’ component multiplied by (2) a ‘quality’ component, although the meanings of ‘effectiveness,’ ‘quantity,’ and ‘quality’ and which terms are applied to these metrics vary greatly across studies. In addition, a similar quantity × quality = total effect approach has not been applied to other types of mutualisms, although it could be informative. Lastly, when a total effect approach has been applied, it has invariably been from a phytocentric perspective, focussing on the effects of animal mutualists on their plant partner. This lack of a common framework of ‘effectiveness’ of mutualistic interactions limits generalisation and the development of a broader understanding of the ecology and evolution of mutualisms. In this paper, we propose a general framework and demonstrate its utility by applying it to both partners in five different types of mutualisms: pollination, seed dispersal, plant protection, rhizobial, and mycorrhizal mutualisms. We then briefly discuss the flexibility of the framework, potential limitations, and relationship to other approaches.","container-title":"Ecology Letters","DOI":"10.1111/ele.12764","ISSN":"1461-0248","issue":"5","language":"en","note":"_eprint: https://onlinelibrary.wiley.com/doi/pdf/10.1111/ele.12764","page":"577-590","source":"Wiley Online Library","title":"A general framework for effectiveness concepts in mutualisms","volume":"20","author":[{"family":"Schupp","given":"Eugene W."},{"family":"Jordano","given":"Pedro"},{"family":"Gómez","given":"José María"}],"issued":{"date-parts":[["2017"]]}}},{"id":365,"uris":["http://zotero.org/users/5667637/items/UW3SJGPZ"],"uri":["http://zotero.org/users/5667637/items/UW3SJGPZ"],"itemData":{"id":365,"type":"article-journal","abstract":"Seed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Reviews","DOI":"10.1111/brv.12377","ISSN":"1469-185X","issue":"2","language":"en","note":"READ","page":"897-913","source":"Wiley Online Library","title":"How intraspecific variation in seed-dispersing animals matters for plants","volume":"93","author":[{"family":"Zwolak","given":"Rafał"}],"issued":{"date-parts":[["2018"]]}}}],"schema":"https://github.com/citation-style-language/schema/raw/master/csl-citation.json"} </w:instrText>
      </w:r>
      <w:r w:rsidRPr="001252B2">
        <w:fldChar w:fldCharType="separate"/>
      </w:r>
      <w:r w:rsidRPr="001252B2">
        <w:t xml:space="preserve">(Schupp </w:t>
      </w:r>
      <w:r w:rsidRPr="001252B2">
        <w:lastRenderedPageBreak/>
        <w:t>et al. 2017; Zwolak 2018)</w:t>
      </w:r>
      <w:r w:rsidRPr="001252B2">
        <w:fldChar w:fldCharType="end"/>
      </w:r>
      <w:r w:rsidRPr="001252B2">
        <w:t xml:space="preserve">. Seed dispersal is one of the most critical stages in plant life history – it results in a spatial pattern of seed deposition which acts as a template that will define the distribution of plants and, consequently, community structure </w:t>
      </w:r>
      <w:r w:rsidRPr="001252B2">
        <w:fldChar w:fldCharType="begin"/>
      </w:r>
      <w:r w:rsidRPr="001252B2">
        <w:instrText xml:space="preserve"> ADDIN ZOTERO_ITEM CSL_CITATION {"citationID":"J25Y7vAj","properties":{"formattedCitation":"(Howe &amp; Smallwood 1982; Terborgh &amp; Wright 1994; Nathan &amp; Muller-Landau 2000)","plainCitation":"(Howe &amp; Smallwood 1982; Terborgh &amp; Wright 1994; Nathan &amp; Muller-Landau 2000)","noteIndex":0},"citationItems":[{"id":1768,"uris":["http://zotero.org/users/5667637/items/KS69F9PA"],"uri":["http://zotero.org/users/5667637/items/KS69F9PA"],"itemData":{"id":1768,"type":"article-journal","archive":"JSTOR","container-title":"Annual Review of Ecology and Systematics","ISSN":"0066-4162","note":"publisher: Annual Reviews","page":"201-228","source":"JSTOR","title":"Ecology of Seed Dispersal","volume":"13","author":[{"family":"Howe","given":"Henry F."},{"family":"Smallwood","given":"Judith"}],"issued":{"date-parts":[["1982"]]}}},{"id":3451,"uris":["http://zotero.org/users/5667637/items/RZ79E6F4"],"uri":["http://zotero.org/users/5667637/items/RZ79E6F4"],"itemData":{"id":3451,"type":"article-journal","container-title":"Ecology","DOI":"10.2307/1939641","ISSN":"0012-9658","issue":"6","note":"publisher: Ecological Society of America","page":"1829-1833","source":"JSTOR","title":"Effects of Mammalian Herbivores on Plant Recruitment in Two Neotropical Forests","volume":"75","author":[{"family":"Terborgh","given":"John"},{"family":"Wright","given":"S. Joseph"}],"issued":{"date-parts":[["1994"]]}}},{"id":334,"uris":["http://zotero.org/users/5667637/items/3N3RTVGH"],"uri":["http://zotero.org/users/5667637/items/3N3RTVGH"],"itemData":{"id":334,"type":"article-journal","abstract":"Growing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C."}],"issued":{"date-parts":[["2000"]]}}}],"schema":"https://github.com/citation-style-language/schema/raw/master/csl-citation.json"} </w:instrText>
      </w:r>
      <w:r w:rsidRPr="001252B2">
        <w:fldChar w:fldCharType="separate"/>
      </w:r>
      <w:r w:rsidRPr="001252B2">
        <w:t>(Howe &amp; Smallwood 1982; Terborgh &amp; Wright 1994; Nathan &amp; Muller-Landau 2000)</w:t>
      </w:r>
      <w:r w:rsidRPr="001252B2">
        <w:fldChar w:fldCharType="end"/>
      </w:r>
      <w:r w:rsidRPr="001252B2">
        <w:t xml:space="preserve">. In seed dispersal mutualisms, frugivore behavior, physiological traits, and movement patterns largely influence the spatial deposition of the seeds they carry </w:t>
      </w:r>
      <w:r w:rsidRPr="001252B2">
        <w:fldChar w:fldCharType="begin"/>
      </w:r>
      <w:r w:rsidRPr="001252B2">
        <w:instrText xml:space="preserve"> ADDIN ZOTERO_ITEM CSL_CITATION {"citationID":"FE0Uzwqn","properties":{"formattedCitation":"(C\\uc0\\u244{}rtes &amp; Uriarte 2013)","plainCitation":"(Côrtes &amp; Uriarte 2013)","noteIndex":0},"citationItems":[{"id":300,"uris":["http://zotero.org/users/5667637/items/4Z42GYN9"],"uri":["http://zotero.org/users/5667637/items/4Z42GYN9"],"itemData":{"id":300,"type":"article-journal","abstract":"General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Corrêa"},{"family":"Uriarte","given":"María"}],"issued":{"date-parts":[["2013"]]}}}],"schema":"https://github.com/citation-style-language/schema/raw/master/csl-citation.json"} </w:instrText>
      </w:r>
      <w:r w:rsidRPr="001252B2">
        <w:fldChar w:fldCharType="separate"/>
      </w:r>
      <w:r w:rsidRPr="001252B2">
        <w:t>(Côrtes &amp; Uriarte 2013)</w:t>
      </w:r>
      <w:r w:rsidRPr="001252B2">
        <w:fldChar w:fldCharType="end"/>
      </w:r>
      <w:r w:rsidRPr="001252B2">
        <w:t xml:space="preserve">. Several studies have explored how fragmenting landscapes </w:t>
      </w:r>
      <w:r w:rsidRPr="001252B2">
        <w:fldChar w:fldCharType="begin"/>
      </w:r>
      <w:r w:rsidRPr="001252B2">
        <w:instrText xml:space="preserve"> ADDIN ZOTERO_ITEM CSL_CITATION {"citationID":"Me18P5CQ","properties":{"formattedCitation":"(Levey {\\i{}et al.} 2005; Damschen {\\i{}et al.} 2008; Jones {\\i{}et al.} 2017)","plainCitation":"(Levey et al. 2005; Damschen et al. 2008;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M."}],"issued":{"date-parts":[["2005"]]}}},{"id":921,"uris":["http://zotero.org/users/5667637/items/8XUQWZT5"],"uri":["http://zotero.org/users/5667637/items/8XUQWZT5"],"itemData":{"id":921,"type":"article-journal","abstract":"A conceptual model of movement ecology has recently been advanced to explain all movement by considering the interaction of four elements: internal state, motion capacity, navigation capacities, and external factors. We modified this framework to generate predictions for species richness dynamics of fragmented plant communities and tested them in experimental landscapes across a 7-year time series. We found that two external factors, dispersal vectors and habitat features, affected species colonization and recolonization in habitat fragments and their effects varied and depended on motion capacity. Bird-dispersed species richness showed connectivity effects that reached an asymptote over time, but no edge effects, whereas wind-dispersed species richness showed steadily accumulating edge and connectivity effects, with no indication of an asymptote. Unassisted species also showed increasing differences caused by connectivity over time, whereas edges had no effect. Our limited use of proxies for movement ecology (e.g., dispersal mode as a proxy for motion capacity) resulted in moderate predictive power for communities and, in some cases, highlighted the importance of a more complete understanding of movement ecology for predicting how landscape conservation actions affect plant community dynamics.","container-title":"Proceedings of the National Academy of Sciences","DOI":"10.1073/pnas.0802037105","ISSN":"0027-8424, 1091-6490","issue":"49","journalAbbreviation":"PNAS","language":"en","page":"19078-19083","source":"www.pnas.org","title":"The movement ecology and dynamics of plant communities in fragmented landscapes","volume":"105","author":[{"family":"Damschen","given":"Ellen I."},{"family":"Brudvig","given":"Lars A."},{"family":"Haddad","given":"Nick M."},{"family":"Levey","given":"Douglas J."},{"family":"Orrock","given":"John L."},{"family":"Tewksbury","given":"Joshua J."}],"issued":{"date-parts":[["2008"]]}}},{"id":384,"uris":["http://zotero.org/users/5667637/items/QP5Y83DP"],"uri":["http://zotero.org/users/5667637/items/QP5Y83DP"],"itemData":{"id":384,"type":"article-journal","abstract":"Habitat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1252B2">
        <w:rPr>
          <w:rFonts w:ascii="Cambria Math" w:hAnsi="Cambria Math" w:cs="Cambria Math"/>
        </w:rPr>
        <w:instrText>‐</w:instrText>
      </w:r>
      <w:r w:rsidRPr="001252B2">
        <w:instrText xml:space="preserve">Sylvester","given":"Scott M."},{"family":"Leberg","given":"Paul L."},{"family":"Johnson","given":"Derek M."}],"issued":{"date-parts":[["2017"]]}}}],"schema":"https://github.com/citation-style-language/schema/raw/master/csl-citation.json"} </w:instrText>
      </w:r>
      <w:r w:rsidRPr="001252B2">
        <w:fldChar w:fldCharType="separate"/>
      </w:r>
      <w:r w:rsidRPr="001252B2">
        <w:t>(Levey et al. 2005; Damschen et al. 2008; Jones et al. 2017)</w:t>
      </w:r>
      <w:r w:rsidRPr="001252B2">
        <w:fldChar w:fldCharType="end"/>
      </w:r>
      <w:r w:rsidRPr="001252B2">
        <w:t xml:space="preserve">, varying levels of plant aggregation </w:t>
      </w:r>
      <w:r w:rsidRPr="001252B2">
        <w:fldChar w:fldCharType="begin"/>
      </w:r>
      <w:r w:rsidRPr="001252B2">
        <w:instrText xml:space="preserve"> ADDIN ZOTERO_ITEM CSL_CITATION {"citationID":"Bm8zaX2b","properties":{"formattedCitation":"(Morales &amp; Carlo 2006; Pegman {\\i{}et al.} 2017)","plainCitation":"(Morales &amp; Carlo 2006; Pegman et al. 2017)","noteIndex":0},"citationItems":[{"id":362,"uris":["http://zotero.org/users/5667637/items/EWJL9VXW"],"uri":["http://zotero.org/users/5667637/items/EWJL9VXW"],"itemData":{"id":362,"type":"article-journal","abstract":"For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A."}],"issued":{"date-parts":[["2006"]]}}},{"id":371,"uris":["http://zotero.org/users/5667637/items/LRMNCR3V"],"uri":["http://zotero.org/users/5667637/items/LRMNCR3V"],"itemData":{"id":371,"type":"article-journal","abstract":"Seed dispersal by avian frugivores is one of the key processes influencing plant spatial patterns, but may fail if there is disruption of plant–frugivore mutualisms, such as decline in abundance of dispersers, fragmentation of habitat, or isolation of individual trees. We used simulation model experiments to examine the interaction between frugivore density and behaviour and the spatial arrangement of fruiting plants and its effect on seed dispersal kernels. We focussed on two New Zealand canopy tree species that produce large fruits and are dispersed predominantly by one avian frugivore (Hemiphaga novaeseelandiae). Although the mean seed dispersal distance decreased when trees became more aggregated, there were more frugivore flights between tree clusters, consequently stretching the tails of the dispersal kernels. Conversely, when trees were less aggregated in the landscape, mean dispersal distances increased because seeds were deposited over larger areas, but the kernels had shorter tails. While there were no statistically meaningful changes in kernel parameters when frugivore density changed, decreases in density did cause a proportional reduction in the total number of dispersed seeds. However, birds were forced to move further when fruit availability and fruit ripening were low. Sensitivity analysis showed that dispersal kernels were primarily influenced by the model parameters relating to disperser behaviour, especially those determining attractiveness based on distance to candidate fruiting trees. Our results suggest that the spatial arrangement of plants plays an important role in seed dispersal processes – although tree aggregation curbed the mean seed dispersal distance, it was accompanied by occasional long distance events, and tree dispersion caused an increase in mean dispersal distance, both potentially increasing the probability of seeds finding suitable habitats for germination and growth. Even though low frugivore densities did not cause dispersal failure, there were negative effects on the quantity of seed dispersal because fewer seeds were dispersed.","container-title":"Ecography","DOI":"10.1111/ecog.02191","ISSN":"1600-0587","issue":"9","language":"en","note":"READ","page":"1098-1109","source":"Wiley Online Library","title":"Exploring the interaction of avian frugivory and plant spatial heterogeneity and its effect on seed dispersal kernels using a simulation model","volume":"40","author":[{"family":"Pegman","given":"Andrew P. McKenzie"},{"family":"Perry","given":"George L. W."},{"family":"Clout","given":"Mick N."}],"issued":{"date-parts":[["2017"]]}}}],"schema":"https://github.com/citation-style-language/schema/raw/master/csl-citation.json"} </w:instrText>
      </w:r>
      <w:r w:rsidRPr="001252B2">
        <w:fldChar w:fldCharType="separate"/>
      </w:r>
      <w:r w:rsidRPr="001252B2">
        <w:t>(Morales &amp; Carlo 2006; Pegman et al. 2017)</w:t>
      </w:r>
      <w:r w:rsidRPr="001252B2">
        <w:fldChar w:fldCharType="end"/>
      </w:r>
      <w:r w:rsidRPr="001252B2">
        <w:t xml:space="preserve">, or frugivore behavior </w:t>
      </w:r>
      <w:r w:rsidRPr="001252B2">
        <w:fldChar w:fldCharType="begin"/>
      </w:r>
      <w:r w:rsidRPr="001252B2">
        <w:instrText xml:space="preserve"> ADDIN ZOTERO_ITEM CSL_CITATION {"citationID":"gP1bT1d9","properties":{"formattedCitation":"(Russo &amp; Augspurger 2004; Westcott {\\i{}et al.} 2005; Russo {\\i{}et al.} 2006; Karubian &amp; Dur\\uc0\\u227{}es 2009; Sasal &amp; Morales 2013)","plainCitation":"(Russo &amp; Augspurger 2004; Westcott et al. 2005; Russo et al. 2006; Karubian &amp; Durães 2009; Sasal &amp; Morales 2013)","noteIndex":0},"citationItems":[{"id":3387,"uris":["http://zotero.org/users/5667637/items/ZKFJBJUB"],"uri":["http://zotero.org/users/5667637/items/ZKFJBJUB"],"itemData":{"id":3387,"type":"article-journal","abstract":"The initial spatial pattern of seed deposition influences plant population and community structure, particularly when that pattern persists through recruitment. In a vertebrate-dispersed rain forest tree, Virola calophylla, we found that spatially aggregated seed deposition strongly influenced the spatial structure of later stages. Seed dispersion was clumped, and seed densities were highest underneath V. calophylla females and the sleeping sites of spider monkeys (Ateles paniscus), the key dispersal agent. Although these site types had the lowest per capita seed-to-seedling survival, they had the highest seedling/sapling densities. Conversely, seed and seedling/sapling densities were lowest, and seed survival was highest, at sites of diurnal seed dispersal by spider monkeys. Negative density-dependent and positive distance-dependent seed survival thinned seed clumps. Nonetheless, the clumped dispersion at sleeping and parental sites persisted to the seedling/sapling stage because differences in seed deposition were large enough to offset differences in seed survival among these site types.","container-title":"Ecology Letters","DOI":"10.1111/j.1461-0248.2004.00668.x","ISSN":"1461-0248","issue":"11","language":"en","note":"_eprint: https://onlinelibrary.wiley.com/doi/pdf/10.1111/j.1461-0248.2004.00668.x","page":"1058-1067","source":"Wiley Online Library","title":"Aggregated seed dispersal by spider monkeys limits recruitment to clumped patterns in Virola calophylla","volume":"7","author":[{"family":"Russo","given":"Sabrina E."},{"family":"Augspurger","given":"Carol K."}],"issued":{"date-parts":[["2004"]]}}},{"id":303,"uris":["http://zotero.org/users/5667637/items/YJ5UM9VP"],"uri":["http://zotero.org/users/5667637/items/YJ5UM9VP"],"itemData":{"id":303,"type":"article-journal","abstract":"The processes determining where seeds fall relative to their parent plant influence the spatial structure and dynamics of plant populations and communities. For animal dispersed species the factors influencing seed shadows are poorly understood. In this paper we test the hypothesis that the daily temporal distribution of disperser behaviours, for example, foraging and movement, influences dispersal outcomes, in particular the shape and scale of dispersal curves. To do this, we describe frugivory and the dispersal curves produced by the southern cassowary, Casuarius casuarius, the only large-bodied disperser in Australia’s rainforests. We found C. casuarius consumed fruits of 238 species and of all fleshy-fruit types. In feeding trials, seeds of 11 species were retained on average for 309 min (±256 SD). Sampling radio-telemetry data randomly, that is, assuming foraging occurs at random times during the day, gives an estimated average dispersal distance of 239 m (±207 SD) for seeds consumed by C. casuarius. Approximately 4% of seeds were dispersed further than 1,000 m. However, observation of wild birds indicated that foraging and movement occur more frequently early and late in the day. Seeds consumed early in the day were estimated to receive dispersal distances 1.4 times the ‘random’ average estimate, while afternoon consumed seeds received estimated mean dispersal distances of 0.46 times the ‘random’ estimate. Sampling movement data according to the daily distribution of C. casuarius foraging gives an estimated mean dispersal distance of 337 m (±194 SD). Most animals’ behaviour has a non-random temporal distribution. Consequently such effects should be common and need to be incorporated into seed shadow estimation. Our results point to dispersal curves being an emergent property of the plant–disperser interaction rather than being a property of a plant or species.","container-title":"Oecologia","DOI":"10.1007/s00442-005-0178-1","ISSN":"0029-8549","issue":"1","journalAbbreviation":"Oecologia","language":"en","page":"57-67","source":"Springer Link","title":"Incorporating patterns of disperser behaviour into models of seed dispersal and its effects on estimated dispersal curves","volume":"146","author":[{"family":"Westcott","given":"David A."},{"family":"Bentrupperbäumer","given":"Joan"},{"family":"Bradford","given":"Matt G."},{"family":"McKeown","given":"Adam"}],"issued":{"date-parts":[["2005"]]}}},{"id":368,"uris":["http://zotero.org/users/5667637/items/HEMGH4MG"],"uri":["http://zotero.org/users/5667637/items/HEMGH4MG"],"itemData":{"id":368,"type":"article-journal","abstract":"Seed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sidRPr="001252B2">
        <w:rPr>
          <w:rFonts w:ascii="Cambria Math" w:hAnsi="Cambria Math" w:cs="Cambria Math"/>
        </w:rPr>
        <w:instrText>≫</w:instrText>
      </w:r>
      <w:r w:rsidRPr="001252B2">
        <w:instrText xml:space="preserve">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K."}],"issued":{"date-parts":[["2006"]]}}},{"id":3390,"uris":["http://zotero.org/users/5667637/items/VN8MDYUV"],"uri":["http://zotero.org/users/5667637/items/VN8MDYUV"],"itemData":{"id":3390,"type":"article-journal","abstract":"Autorías: Jordan Karubian, Renata Durães.\nLocalización: Oecologia Brasiliensis. Nº. 1, 2009.\nArtículo de Revista en Dialnet.","container-title":"Oecologia Brasiliensis","ISSN":"1981-9366","issue":"1","language":"eng","note":"publisher: Universidade Federal do Estado do Rio de Janeiro (UNIRIO)\nsection: Oecologia Brasiliensis","page":"45-57","source":"dialnet.unirioja.es","title":"Effects of seed disperser social behavior on patterns of seed movement and deposition","volume":"13","author":[{"family":"Karubian","given":"Jordan"},{"family":"Durães","given":"Renata"}],"issued":{"date-parts":[["2009"]]}}},{"id":3398,"uris":["http://zotero.org/users/5667637/items/N2BB3MUX"],"uri":["http://zotero.org/users/5667637/items/N2BB3MUX"],"itemData":{"id":3398,"type":"article-journal","abstract":"Despite the acknowledged importance of frugivores as seed dispersal agents we still lack a general understanding of the mechanisms by which these animals could shape plant populations and communities. We used a spatially explicit stochastic simulation to explore how frugivore movement decisions interact with landscape properties, thus affecting plant population dynamics through dispersal. The model simulated bird movement, foraging, seed deposition and plant recruitment. We assumed that plants lived only for one season and that recruitment was a function of local seed density. We also considered the effect of perches as non-food landscape features. Our simulation experiments consisted in varying the parameters governing bird foraging decisions in relation to 1) how fruit abundance biased their movement, and 2) how the willingness to visit a plant or perch decreased with distance to current location. Simulated plant population dynamics was strongly influenced by bird behavior. The scale of foraging decisions had a much stronger effect on plant dynamics than biases due to fruit abundance. Birds tended to concentrate their activities in the center of the landscape where plants became more abundant, increasing local competition. The presence of perches reduced this tendency resulting in larger population sizes. The importance of perches highlights the fact that behaviors other than foraging can have a strong impact on the patterns of seed deposition and hence on plant population dynamics. Several recent studies have combined animal movement data with seed retention time in order to predict seed dispersal kernels. These studies usually emphasize the ecological implications of the scale and shape of such kernels. However, our simulation results reveal that movement directionality and the fact that birds moved mostly among plants and perches can have a major impact on plant population dynamics.","container-title":"Oikos","DOI":"10.1111/j.1600-0706.2012.20669.x","ISSN":"1600-0706","issue":"1","language":"en","note":"_eprint: https://onlinelibrary.wiley.com/doi/pdf/10.1111/j.1600-0706.2012.20669.x","page":"95-103","source":"Wiley Online Library","title":"Linking frugivore behavior to plant population dynamics","volume":"122","author":[{"family":"Sasal","given":"Yamila"},{"family":"Morales","given":"Juan Manuel"}],"issued":{"date-parts":[["2013"]]}}}],"schema":"https://github.com/citation-style-language/schema/raw/master/csl-citation.json"} </w:instrText>
      </w:r>
      <w:r w:rsidRPr="001252B2">
        <w:fldChar w:fldCharType="separate"/>
      </w:r>
      <w:r w:rsidRPr="001252B2">
        <w:t>(Russo &amp; Augspurger 2004; Westcott et al. 2005; Russo et al. 2006; Karubian &amp; Durães 2009; Sasal &amp; Morales 2013)</w:t>
      </w:r>
      <w:r w:rsidRPr="001252B2">
        <w:fldChar w:fldCharType="end"/>
      </w:r>
      <w:r w:rsidRPr="001252B2">
        <w:t xml:space="preserve"> impact seed deposition patterns. Recent work has also emphasized the importance of considering seed disperser communities or assemblages, as the contributions to seed dispersal across species vary significantly </w:t>
      </w:r>
      <w:r w:rsidRPr="001252B2">
        <w:fldChar w:fldCharType="begin"/>
      </w:r>
      <w:r w:rsidRPr="001252B2">
        <w:instrText xml:space="preserve"> ADDIN ZOTERO_ITEM CSL_CITATION {"citationID":"ESRPwR3v","properties":{"formattedCitation":"(Jordano {\\i{}et al.} 2007; Schupp {\\i{}et al.} 2010; Rehm {\\i{}et al.} 2018)","plainCitation":"(Jordano et al. 2007; Schupp et al. 2010; Rehm et al. 2018)","noteIndex":0},"citationItems":[{"id":296,"uris":["http://zotero.org/users/5667637/items/GHQJC574"],"uri":["http://zotero.org/users/5667637/items/GHQJC574"],"itemData":{"id":296,"type":"article-journal","abstract":"Frugivores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1091-6490","issue":"9","journalAbbreviation":"PNAS","language":"en","page":"3278-3282","source":"www.pnas.org","title":"Differential contribution of frugivores to complex seed dispersal patterns","volume":"104","author":[{"family":"Jordano","given":"P."},{"family":"García","given":"C."},{"family":"Godoy","given":"J. A."},{"family":"García-Castaño","given":"J. L."}],"issued":{"date-parts":[["2007"]]}}},{"id":311,"uris":["http://zotero.org/users/5667637/items/RZ2M395X"],"uri":["http://zotero.org/users/5667637/items/RZ2M395X"],"itemData":{"id":311,"type":"article-journal","abstract":"Contents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 Summary 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evolution.","container-title":"New Phytologist","DOI":"10.1111/j.1469-8137.2010.03402.x","ISSN":"1469-8137","issue":"2","language":"en","page":"333-353","source":"Wiley Online Library","title":"Seed dispersal effectiveness revisited: a conceptual review","title-short":"Seed dispersal effectiveness revisited","volume":"188","author":[{"family":"Schupp","given":"Eugene W."},{"family":"Jordano","given":"Pedro"},{"family":"Gómez","given":"José María"}],"issued":{"date-parts":[["2010"]]}}},{"id":419,"uris":["http://zotero.org/users/5667637/items/IUCNVNUM"],"uri":["http://zotero.org/users/5667637/items/IUCNVNUM"],"itemData":{"id":419,"type":"article-journal","abstract":"Vertebrate frugivores enhance tropical forest regeneration by dispersing seeds into degraded areas. However, the importance of individual species as dispersers may vary within a community. Management and restoration would benefit from understanding which species are critical in moving native seeds into degraded habitats. We compared habitat composition of bird start and end locations for movement intervals based on mean gut passage times for the avian frugivore community on the island of Saipan. The proportion of movement intervals that began in intact, native forest varied among species, with Golden White-eyes having the highest proportion. However, this species tended to remain in intact forest and only rarely crossed into degraded habitats. Bridled White-eyes and Mariana Fruit Doves exhibited slightly higher rates of crossing from intact forest to degraded habitats, suggesting an ability to disperse native seeds to degraded areas. White-throated Ground Doves were never recorded crossing from intact forest to degraded habitats. Despite having a low proportion of movement intervals beginning in intact forest, Micronesian Starlings showed a higher proportion and absolute number of movements from intact forest to degraded habitats, due to their propensity to move frequently, across long distances, and across habitat types. In this species-poor frugivore network, seed dispersal into degraded habitats appears highly dependent on one species within the community. Regeneration of degraded lands may be severely hindered if this key disperser is lost.","container-title":"Restoration Ecology","DOI":"10.1111/rec.12623","ISSN":"1526-100X","issue":"4","language":"en","page":"760-766","source":"Wiley Online Library","title":"Differences among avian frugivores in seed dispersal to degraded habitats","volume":"26","author":[{"family":"Rehm","given":"Evan M."},{"family":"Chojnacki","given":"Janelle"},{"family":"Rogers","given":"Haldre S."},{"family":"Savidge","given":"Julie A."}],"issued":{"date-parts":[["2018"]]}}}],"schema":"https://github.com/citation-style-language/schema/raw/master/csl-citation.json"} </w:instrText>
      </w:r>
      <w:r w:rsidRPr="001252B2">
        <w:fldChar w:fldCharType="separate"/>
      </w:r>
      <w:r w:rsidRPr="001252B2">
        <w:t>(Jordano et al. 2007; Schupp et al. 2010; Rehm et al. 2018)</w:t>
      </w:r>
      <w:r w:rsidRPr="001252B2">
        <w:fldChar w:fldCharType="end"/>
      </w:r>
      <w:r w:rsidRPr="001252B2">
        <w:t xml:space="preserve">. However, less attention has been devoted to understanding how complex animal behavior, movement, or individual heterogeneity in frugivores may impact seed dispersal distances and deposition patterns </w:t>
      </w:r>
      <w:r w:rsidRPr="001252B2">
        <w:fldChar w:fldCharType="begin"/>
      </w:r>
      <w:r w:rsidRPr="001252B2">
        <w:instrText xml:space="preserve"> ADDIN ZOTERO_ITEM CSL_CITATION {"citationID":"eUaPMCLU","properties":{"formattedCitation":"(C\\uc0\\u244{}rtes &amp; Uriarte 2013; Snell {\\i{}et al.} 2019; Zwolak &amp; Sih 2020)","plainCitation":"(Côrtes &amp; Uriarte 2013; Snell et al. 2019; Zwolak &amp; Sih 2020)","noteIndex":0},"citationItems":[{"id":300,"uris":["http://zotero.org/users/5667637/items/4Z42GYN9"],"uri":["http://zotero.org/users/5667637/items/4Z42GYN9"],"itemData":{"id":300,"type":"article-journal","abstract":"General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Corrêa"},{"family":"Uriarte","given":"María"}],"issued":{"date-parts":[["2013"]]}}},{"id":412,"uris":["http://zotero.org/users/5667637/items/WA388WLZ"],"uri":["http://zotero.org/users/5667637/items/WA388WLZ"],"itemData":{"id":412,"type":"article-journal","abstract":"Seed dispersal—the single opportunity for plants to move—is important for plant fitness, species distributions and patterns of biodiversity. Models that predict","container-title":"AoB PLANTS","DOI":"10.1093/aobpla/plz016","issue":"4","journalAbbreviation":"AoB PLANTS","language":"en","note":"READ","source":"academic.oup.com","title":"Consequences of intraspecific variation in seed dispersal for plant demography, communities, evolution and global change","URL":"https://academic.oup.com/aobpla/article/11/4/plz016/5416163","volume":"11","author":[{"family":"Snell","given":"Rebecca S."},{"family":"Beckman","given":"Noelle G."},{"family":"Fricke","given":"Evan"},{"family":"Loiselle","given":"Bette A."},{"family":"Carvalho","given":"Carolina S."},{"family":"Jones","given":"Landon R."},{"family":"Lichti","given":"Nathanael I."},{"family":"Lustenhouwer","given":"Nicky"},{"family":"Schreiber","given":"Sebastian J."},{"family":"Strickland","given":"Christopher"},{"family":"Sullivan","given":"Lauren L."},{"family":"Cavazos","given":"Brittany R."},{"family":"Giladi","given":"Itamar"},{"family":"Hastings","given":"Alan"},{"family":"Holbrook","given":"Kimberly M."},{"family":"Jongejans","given":"Eelke"},{"family":"Kogan","given":"Oleg"},{"family":"Montaño-Centellas","given":"Flavia"},{"family":"Rudolph","given":"Javiera"},{"family":"Rogers","given":"Haldre S."},{"family":"Zwolak","given":"Rafal"},{"family":"Schupp","given":"Eugene W."}],"accessed":{"date-parts":[["2019",8,21]]},"issued":{"date-parts":[["2019"]]}}},{"id":2318,"uris":["http://zotero.org/users/5667637/items/5P485JDB"],"uri":["http://zotero.org/users/5667637/items/5P485JDB"],"itemData":{"id":2318,"type":"article-journal","abstract":"Consistent individual tendencies in behaviour, or behavioural types, are likely to impact the dynamics and outcomes of animal-mediated seed dispersal. We review the extant literature on this issue and outline a conceptual overview to guide this emerging field. We provide an overview of possible ways in which behavioural types can affect animal-mediated seed dispersal. We summarize theoretical mechanisms linking behavioural types with seed dispersal outcomes and review how behavioural types might affect each stage of seed dispersal, beginning with fruit encounter and harvest, and ending with events that take place after seed deposition. Since behavioural types involve correlations among different behaviours (i.e. behavioural syndromes), they can generate unexpected associations between different decisions that are involved in seed dispersal, with conflicting (or reinforcing) effects on different stages of seed dispersal. Thus, we draw particular attention to trade-offs faced by seeds dispersed by individuals with different behavioural tendencies. We also note that since seed dispersal is a multiplicative process with different stages, disperser behavioural types that provide moderately efficient dispersal at each stage will be better for plants than behavioural types that are very efficient at some steps, but inefficient on others. Finally, we provide testable predictions on the links between behavioural types and characteristics of seed dispersal, including, for example, influences on the probability of seed harvest, dispersal distance, deposition sites and condition of dispersed seeds. We argue that investigating the links between behavioural types and animal-mediated seed dispersal will provide a better mechanistic understanding of seed dispersal and plant regeneration. A free plain language summary can be found within the Supporting Information of this article.","container-title":"Functional Ecology","DOI":"10.1111/1365-2435.13583","ISSN":"1365-2435","issue":"7","language":"en","note":"_eprint: https://besjournals.onlinelibrary.wiley.com/doi/pdf/10.1111/1365-2435.13583","page":"1294-1310","source":"Wiley Online Library","title":"Animal personalities and seed dispersal: A conceptual review","title-short":"Animal personalities and seed dispersal","volume":"34","author":[{"family":"Zwolak","given":"Rafał"},{"family":"Sih","given":"Andrew"}],"issued":{"date-parts":[["2020"]]}}}],"schema":"https://github.com/citation-style-language/schema/raw/master/csl-citation.json"} </w:instrText>
      </w:r>
      <w:r w:rsidRPr="001252B2">
        <w:fldChar w:fldCharType="separate"/>
      </w:r>
      <w:r w:rsidRPr="001252B2">
        <w:t>(Côrtes &amp; Uriarte 2013; Snell et al. 2019; Zwolak &amp; Sih 2020)</w:t>
      </w:r>
      <w:r w:rsidRPr="001252B2">
        <w:fldChar w:fldCharType="end"/>
      </w:r>
      <w:r w:rsidRPr="001252B2">
        <w:t xml:space="preserve">. </w:t>
      </w:r>
    </w:p>
    <w:p w14:paraId="13D987E6" w14:textId="77777777" w:rsidR="008C2BC8" w:rsidRPr="001252B2" w:rsidRDefault="008C2BC8" w:rsidP="008C2BC8">
      <w:pPr>
        <w:pStyle w:val="006BodyText"/>
      </w:pPr>
      <w:r w:rsidRPr="001252B2">
        <w:t xml:space="preserve">Of particular importance, understanding the effects of individual variation in frugivore movement on long-distance seed dispersal can inform models of community assembly at larger scales. Long-distance dispersal events are a key process in shaping landscape-level characteristics such as population spread, gene flow between populations, establishment in new micro-habitats </w:t>
      </w:r>
      <w:r w:rsidRPr="001252B2">
        <w:fldChar w:fldCharType="begin"/>
      </w:r>
      <w:r w:rsidRPr="001252B2">
        <w:instrText xml:space="preserve"> ADDIN ZOTERO_ITEM CSL_CITATION {"citationID":"qpCv3ucR","properties":{"formattedCitation":"(Ouborg {\\i{}et al.} 1999; Nathan &amp; Muller-Landau 2000; Jordano 2017)","plainCitation":"(Ouborg et al. 1999; Nathan &amp; Muller-Landau 2000; Jordano 2017)","noteIndex":0},"citationItems":[{"id":3416,"uris":["http://zotero.org/users/5667637/items/PUK4GPUJ"],"uri":["http://zotero.org/users/5667637/items/PUK4GPUJ"],"itemData":{"id":3416,"type":"article-journal","abstract":"1 Long-distance dispersal events are biologically very important for plants because they affect colonization probabilities, the probabilities of population persistence in a fragmented habitat, and metapopulation structure. They are, however, very difficult to investigate because of their low frequency. We reviewed the use of molecular markers in the population genetics approach to studying dispersal. With these methods the consequences of long-distance dispersal are studied, rather than the frequency of the dispersal events themselves. 2 Molecular markers vary, displaying different amounts of variation and different modes of inheritance: they may be either dominant or codominant, and may or may not be subjected to genetic recombination. Use of markers has inspired the development of maximum likelihood techniques that take the evolutionary history of alleles into account while estimating gene flow. 3 Inferring seed dispersal rates from indirect measurements of gene flow involves three steps: (i) quantifying genetic differentiation among populations and using this to estimate the rate of gene flow; (ii) producing a genetic dispersal curve by regressing geographical distance among populations against the amount of gene flow; and (iii) separating seed-mediated from pollen-mediated gene flow, by comparing differentiation in nuclear vs. cytoplasmic molecular markers. In this way, potentially very low levels of gene flow can be detected. 4 The indirect approach is based on a number of assumptions. The validity of each assumption should be assessed by independent methods or the estimates of gene flow and dispersal should be mainly used in a comparative context. In metapopulations, with frequent extinction and colonization, the relationship between genetic differentiation and gene flow is not straightforward, and other methods should be used. 5 Highly variable molecular markers, especially microsatellites, have facilitated a direct genetic approach to measuring gene flow, based on parental analyses. 6 The population genetic approach provides different information about dispersal than ecological methods. Thus population genetic and ecological methods may supplement each other, and together lead to a better insight into the dispersal process than either of the methods on its own.","container-title":"Journal of Ecology","DOI":"10.1046/j.1365-2745.1999.00389.x","ISSN":"1365-2745","issue":"4","language":"en","note":"_eprint: https://besjournals.onlinelibrary.wiley.com/doi/pdf/10.1046/j.1365-2745.1999.00389.x","page":"551-568","source":"Wiley Online Library","title":"Population genetics, molecular markers and the study of dispersal in plants","volume":"87","author":[{"family":"Ouborg","given":"N. J."},{"family":"Piquot","given":"Y."},{"family":"Van Groenendael","given":"J. M."}],"issued":{"date-parts":[["1999"]]}}},{"id":334,"uris":["http://zotero.org/users/5667637/items/3N3RTVGH"],"uri":["http://zotero.org/users/5667637/items/3N3RTVGH"],"itemData":{"id":334,"type":"article-journal","abstract":"Growing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C."}],"issued":{"date-parts":[["2000"]]}}},{"id":359,"uris":["http://zotero.org/users/5667637/items/TZ6BDYWN"],"uri":["http://zotero.org/users/5667637/items/TZ6BDYWN"],"itemData":{"id":359,"type":"article-journal","abstract":"Dispersal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functions.","container-title":"Journal of Ecology","DOI":"10.1111/1365-2745.12690","ISSN":"1365-2745","issue":"1","language":"en","page":"75-84","source":"Wiley Online Library","title":"What is long-distance dispersal? And a taxonomy of dispersal events","title-short":"What is long-distance dispersal?","volume":"105","author":[{"family":"Jordano","given":"Pedro"}],"issued":{"date-parts":[["2017"]]}}}],"schema":"https://github.com/citation-style-language/schema/raw/master/csl-citation.json"} </w:instrText>
      </w:r>
      <w:r w:rsidRPr="001252B2">
        <w:fldChar w:fldCharType="separate"/>
      </w:r>
      <w:r w:rsidRPr="001252B2">
        <w:t>(Ouborg et al. 1999; Nathan &amp; Muller-Landau 2000; Jordano 2017)</w:t>
      </w:r>
      <w:r w:rsidRPr="001252B2">
        <w:fldChar w:fldCharType="end"/>
      </w:r>
      <w:r w:rsidRPr="001252B2">
        <w:t xml:space="preserve">, and they can also determine a plant population’s ability to </w:t>
      </w:r>
      <w:r w:rsidRPr="001252B2">
        <w:lastRenderedPageBreak/>
        <w:t xml:space="preserve">adapt to a rapidly changing climate </w:t>
      </w:r>
      <w:r w:rsidRPr="001252B2">
        <w:fldChar w:fldCharType="begin"/>
      </w:r>
      <w:r w:rsidRPr="001252B2">
        <w:instrText xml:space="preserve"> ADDIN ZOTERO_ITEM CSL_CITATION {"citationID":"aaV9SnIO","properties":{"formattedCitation":"(Kremer {\\i{}et al.} 2012; Gonz\\uc0\\u225{}lez-Varo &amp; Traveset 2016)","plainCitation":"(Kremer et al. 2012; González-Varo &amp; Traveset 2016)","noteIndex":0},"citationItems":[{"id":3448,"uris":["http://zotero.org/users/5667637/items/VCP7KJ9Q"],"uri":["http://zotero.org/users/5667637/items/VCP7KJ9Q"],"itemData":{"id":3448,"type":"article-journal","abstract":"Ecology Letters (2012) 15: 378–392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change.","container-title":"Ecology Letters","DOI":"10.1111/j.1461-0248.2012.01746.x","ISSN":"1461-0248","issue":"4","language":"en","note":"_eprint: https://onlinelibrary.wiley.com/doi/pdf/10.1111/j.1461-0248.2012.01746.x","page":"378-392","source":"Wiley Online Library","title":"Long-distance gene flow and adaptation of forest trees to rapid climate change","volume":"15","author":[{"family":"Kremer","given":"Antoine"},{"family":"Ronce","given":"Ophélie"},{"family":"Robledo-Arnuncio","given":"Juan J."},{"family":"Guillaume","given":"Frédéric"},{"family":"Bohrer","given":"Gil"},{"family":"Nathan","given":"Ran"},{"family":"Bridle","given":"Jon R."},{"family":"Gomulkiewicz","given":"Richard"},{"family":"Klein","given":"Etienne K."},{"family":"Ritland","given":"Kermit"},{"family":"Kuparinen","given":"Anna"},{"family":"Gerber","given":"Sophie"},{"family":"Schueler","given":"Silvio"}],"issued":{"date-parts":[["2012"]]}}},{"id":1251,"uris":["http://zotero.org/users/5667637/items/FRWUDDLW"],"uri":["http://zotero.org/users/5667637/items/FRWUDDLW"],"itemData":{"id":1251,"type":"article-journal","abstract":"Forbidden links are defined as pairwise interactions that are prevented by the biological traits of the species. We focus here on the neglected importance of intraspecific trait variation in the forbidden link concept. We show how intraspecific trait variability at different spatiotemporal scales, and through ontogeny, reduces the expected prevalence of forbidden interactions. We also highlight how behavior can foster interactions that, from traits, would be predicted to be forbidden. We therefore discuss the drawbacks of frameworks recently developed to infer biotic interactions using available trait data (mean values). Mispredictions can have disproportionate effects on inferences about community dynamics. Thus, we suggest including intraspecific variability in trait-based models and using them to guide the sampling of real interactions in the field for validation.","container-title":"Trends in Ecology &amp; Evolution","DOI":"10.1016/j.tree.2016.06.009","ISSN":"0169-5347","issue":"9","journalAbbreviation":"Trends in Ecology &amp; Evolution","language":"en","note":"intro","page":"700-710","source":"ScienceDirect","title":"The Labile Limits of Forbidden Interactions","volume":"31","author":[{"family":"González-Varo","given":"Juan P."},{"family":"Traveset","given":"Anna"}],"issued":{"date-parts":[["2016",9,1]]}}}],"schema":"https://github.com/citation-style-language/schema/raw/master/csl-citation.json"} </w:instrText>
      </w:r>
      <w:r w:rsidRPr="001252B2">
        <w:fldChar w:fldCharType="separate"/>
      </w:r>
      <w:r w:rsidRPr="001252B2">
        <w:t>(Kremer et al. 2012; González-Varo &amp; Traveset 2016)</w:t>
      </w:r>
      <w:r w:rsidRPr="001252B2">
        <w:fldChar w:fldCharType="end"/>
      </w:r>
      <w:r w:rsidRPr="001252B2">
        <w:t xml:space="preserve">.  Even though it has been suggested that different frugivore species may contribute disproportionately to long-distance dispersal events </w:t>
      </w:r>
      <w:r w:rsidRPr="001252B2">
        <w:fldChar w:fldCharType="begin"/>
      </w:r>
      <w:r w:rsidRPr="001252B2">
        <w:instrText xml:space="preserve"> ADDIN ZOTERO_ITEM CSL_CITATION {"citationID":"ySITMK0G","properties":{"formattedCitation":"(Jordano {\\i{}et al.} 2007)","plainCitation":"(Jordano et al. 2007)","noteIndex":0},"citationItems":[{"id":296,"uris":["http://zotero.org/users/5667637/items/GHQJC574"],"uri":["http://zotero.org/users/5667637/items/GHQJC574"],"itemData":{"id":296,"type":"article-journal","abstract":"Frugivores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1091-6490","issue":"9","journalAbbreviation":"PNAS","language":"en","page":"3278-3282","source":"www.pnas.org","title":"Differential contribution of frugivores to complex seed dispersal patterns","volume":"104","author":[{"family":"Jordano","given":"P."},{"family":"García","given":"C."},{"family":"Godoy","given":"J. A."},{"family":"García-Castaño","given":"J. L."}],"issued":{"date-parts":[["2007"]]}}}],"schema":"https://github.com/citation-style-language/schema/raw/master/csl-citation.json"} </w:instrText>
      </w:r>
      <w:r w:rsidRPr="001252B2">
        <w:fldChar w:fldCharType="separate"/>
      </w:r>
      <w:r w:rsidRPr="001252B2">
        <w:t>(Jordano et al. 2007)</w:t>
      </w:r>
      <w:r w:rsidRPr="001252B2">
        <w:fldChar w:fldCharType="end"/>
      </w:r>
      <w:r w:rsidRPr="001252B2">
        <w:t xml:space="preserve">, and that individuals differ in how far they move and disperse seeds </w:t>
      </w:r>
      <w:r w:rsidRPr="001252B2">
        <w:fldChar w:fldCharType="begin"/>
      </w:r>
      <w:r w:rsidRPr="001252B2">
        <w:instrText xml:space="preserve"> ADDIN ZOTERO_ITEM CSL_CITATION {"citationID":"XxUFOvvn","properties":{"formattedCitation":"(Lenz {\\i{}et al.} 2011)","plainCitation":"(Lenz et al. 2011)","noteIndex":0},"citationItems":[{"id":3371,"uris":["http://zotero.org/users/5667637/items/QGDDIFPC"],"uri":["http://zotero.org/users/5667637/items/QGDDIFPC"],"itemData":{"id":3371,"type":"article-journal","abstract":"Frugivorous birds provide important ecosystem services by transporting seeds of fleshy fruited plants. It has been assumed that seed-dispersal kernels generated by these animals are generally leptokurtic, resulting in little dispersal among habitat fragments. However, little is known about the seed-dispersal distribution generated by large frugivorous birds in fragmented landscapes. We investigated movement and seed-dispersal patterns of trumpeter hornbills (Bycanistes bucinator) in a fragmented landscape in South Africa. Novel GPS loggers provide high-quality location data without bias against recording long-distance movements. We found a very weakly bimodal seed-dispersal distribution with potential dispersal distances up to 14.5 km. Within forest, the seed-dispersal distribution was unimodal with an expected dispersal distance of 86 m. In the fragmented agricultural landscape, the distribution was strongly bimodal with peaks at 18 and 512 m. Our results demonstrate that seed-dispersal distributions differed when birds moved in different habitat types. Seed-dispersal distances in fragmented landscapes show that transport among habitat patches is more frequent than previously assumed, allowing plants to disperse among habitat patches and to track the changing climatic conditions.","container-title":"Proceedings of the Royal Society B: Biological Sciences","DOI":"10.1098/rspb.2010.2383","issue":"1716","note":"publisher: Royal Society","page":"2257-2264","source":"royalsocietypublishing.org (Atypon)","title":"Seed-dispersal distributions by trumpeter hornbills in fragmented landscapes","volume":"278","author":[{"family":"Lenz","given":"Johanna"},{"family":"Fiedler","given":"Wolfgang"},{"family":"Caprano","given":"Tanja"},{"family":"Friedrichs","given":"Wolfgang"},{"family":"Gaese","given":"Bernhard H."},{"family":"Wikelski","given":"Martin"},{"family":"Böhning-Gaese","given":"Katrin"}],"issued":{"date-parts":[["2011",8,7]]}}}],"schema":"https://github.com/citation-style-language/schema/raw/master/csl-citation.json"} </w:instrText>
      </w:r>
      <w:r w:rsidRPr="001252B2">
        <w:fldChar w:fldCharType="separate"/>
      </w:r>
      <w:r w:rsidRPr="001252B2">
        <w:t>(Lenz et al. 2011)</w:t>
      </w:r>
      <w:r w:rsidRPr="001252B2">
        <w:fldChar w:fldCharType="end"/>
      </w:r>
      <w:r w:rsidRPr="001252B2">
        <w:t>, little work has been done to understand how individual heterogeneity might contribute to long-distance seed dispersal.</w:t>
      </w:r>
    </w:p>
    <w:p w14:paraId="1B3F2C11" w14:textId="488B8E62" w:rsidR="008C2BC8" w:rsidRPr="001252B2" w:rsidRDefault="008C2BC8" w:rsidP="008C2BC8">
      <w:pPr>
        <w:pStyle w:val="006BodyText"/>
      </w:pPr>
      <w:r w:rsidRPr="001252B2">
        <w:t xml:space="preserve">In this paper, we focus on the consequences of incorporating intraspecific variation in animal movement rates over seed dispersal distances and patterns. Specifically, we developed a </w:t>
      </w:r>
      <w:proofErr w:type="gramStart"/>
      <w:r w:rsidRPr="001252B2">
        <w:t>spatially-explicit</w:t>
      </w:r>
      <w:proofErr w:type="gramEnd"/>
      <w:r w:rsidRPr="001252B2">
        <w:t xml:space="preserve"> individual-based model to explore how differences in animal movement rates could influence seed dispersal deposition and the parameters of distribution functions associated to dispersal distances. Individual-based models are commonly used to understand the maintenance and generation of diversity </w:t>
      </w:r>
      <w:r w:rsidRPr="001252B2">
        <w:fldChar w:fldCharType="begin"/>
      </w:r>
      <w:r w:rsidRPr="001252B2">
        <w:instrText xml:space="preserve"> ADDIN ZOTERO_ITEM CSL_CITATION {"citationID":"ehbXniGf","properties":{"formattedCitation":"(Levi {\\i{}et al.} 2019)","plainCitation":"(Levi et al. 2019)","noteIndex":0},"citationItems":[{"id":3453,"uris":["http://zotero.org/users/5667637/items/M9ASWHPI"],"uri":["http://zotero.org/users/5667637/items/M9ASWHPI"],"itemData":{"id":3453,"type":"article-journal","abstract":"Explaining the maintenance of tropical forest diversity under the countervailing forces of drift and competition poses a major challenge to ecological theory. Janzen−Connell effects, in which host-specific natural enemies restrict the recruitment of juveniles near conspecific adults, provide a potential mechanism. Janzen−Connell is strongly supported empirically, but existing theory does not address the stable coexistence of hundreds of species. Here we use high-performance computing and analytical models to demonstrate that tropical forest diversity can be maintained nearly indefinitely in a prolonged state of transient dynamics due to distance-responsive natural enemies. Further, we show that Janzen−Connell effects lead to community regulation of diversity by imposing a diversity-dependent cost to commonness and benefit to rarity. The resulting species−area and rank−abundance relationships are consistent with empirical results. Diversity maintenance over long time spans does not require dispersal from an external metacommunity, speciation, or resource niche partitioning, only a small zone around conspecific adults in which saplings fail to recruit. We conclude that the Janzen−Connell mechanism can explain the maintenance of tropical tree diversity while not precluding the operation of other niche-based mechanisms such as resource partitioning.","container-title":"Proceedings of the National Academy of Sciences","DOI":"10.1073/pnas.1813211116","ISSN":"0027-8424, 1091-6490","issue":"2","journalAbbreviation":"PNAS","language":"en","note":"ISBN: 9781813211111\npublisher: National Academy of Sciences\nsection: Biological Sciences\nPMID: 30584100","page":"581-586","source":"www.pnas.org","title":"Tropical forests can maintain hyperdiversity because of enemies","volume":"116","author":[{"family":"Levi","given":"Taal"},{"family":"Barfield","given":"Michael"},{"family":"Barrantes","given":"Shane"},{"family":"Sullivan","given":"Christopher"},{"family":"Holt","given":"Robert D."},{"family":"Terborgh","given":"John"}],"issued":{"date-parts":[["2019",1,8]]}}}],"schema":"https://github.com/citation-style-language/schema/raw/master/csl-citation.json"} </w:instrText>
      </w:r>
      <w:r w:rsidRPr="001252B2">
        <w:fldChar w:fldCharType="separate"/>
      </w:r>
      <w:r w:rsidRPr="001252B2">
        <w:t>(Levi et al. 2019)</w:t>
      </w:r>
      <w:r w:rsidRPr="001252B2">
        <w:fldChar w:fldCharType="end"/>
      </w:r>
      <w:r w:rsidRPr="001252B2">
        <w:t xml:space="preserve">, and in the seed dispersal literature they are used to develop a mechanistic understanding of the plant-seed disperser mutualism across changing landscapes, or disperser behaviors </w:t>
      </w:r>
      <w:r w:rsidRPr="001252B2">
        <w:fldChar w:fldCharType="begin"/>
      </w:r>
      <w:r w:rsidRPr="001252B2">
        <w:instrText xml:space="preserve"> ADDIN ZOTERO_ITEM CSL_CITATION {"citationID":"1kqXd7Zl","properties":{"unsorted":true,"formattedCitation":"(Russo &amp; Augspurger 2004; Levey {\\i{}et al.} 2005; Morales &amp; Carlo 2006; Will &amp; Tackenberg 2008; Jones {\\i{}et al.} 2017; Pegman {\\i{}et al.} 2017; Holbrook &amp; Smith 2000; Bialozyt {\\i{}et al.} 2014)","plainCitation":"(Russo &amp; Augspurger 2004; Levey et al. 2005; Morales &amp; Carlo 2006; Will &amp; Tackenberg 2008; Jones et al. 2017; Pegman et al. 2017; Holbrook &amp; Smith 2000; Bialozyt et al. 2014)","noteIndex":0},"citationItems":[{"id":3387,"uris":["http://zotero.org/users/5667637/items/ZKFJBJUB"],"uri":["http://zotero.org/users/5667637/items/ZKFJBJUB"],"itemData":{"id":3387,"type":"article-journal","abstract":"The initial spatial pattern of seed deposition influences plant population and community structure, particularly when that pattern persists through recruitment. In a vertebrate-dispersed rain forest tree, Virola calophylla, we found that spatially aggregated seed deposition strongly influenced the spatial structure of later stages. Seed dispersion was clumped, and seed densities were highest underneath V. calophylla females and the sleeping sites of spider monkeys (Ateles paniscus), the key dispersal agent. Although these site types had the lowest per capita seed-to-seedling survival, they had the highest seedling/sapling densities. Conversely, seed and seedling/sapling densities were lowest, and seed survival was highest, at sites of diurnal seed dispersal by spider monkeys. Negative density-dependent and positive distance-dependent seed survival thinned seed clumps. Nonetheless, the clumped dispersion at sleeping and parental sites persisted to the seedling/sapling stage because differences in seed deposition were large enough to offset differences in seed survival among these site types.","container-title":"Ecology Letters","DOI":"10.1111/j.1461-0248.2004.00668.x","ISSN":"1461-0248","issue":"11","language":"en","note":"_eprint: https://onlinelibrary.wiley.com/doi/pdf/10.1111/j.1461-0248.2004.00668.x","page":"1058-1067","source":"Wiley Online Library","title":"Aggregated seed dispersal by spider monkeys limits recruitment to clumped patterns in Virola calophylla","volume":"7","author":[{"family":"Russo","given":"Sabrina E."},{"family":"Augspurger","given":"Carol K."}],"issued":{"date-parts":[["2004"]]}}},{"id":911,"uris":["http://zotero.org/users/5667637/items/IE62BLDR"],"uri":["http://zotero.org/users/5667637/items/IE62BLDR"],"itemData":{"id":911,"type":"article-journal","abstract":"Habitat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A."}],"issued":{"date-parts":[["2006"]]}}},{"id":376,"uris":["http://zotero.org/users/5667637/items/XSKNT94J"],"uri":["http://zotero.org/users/5667637/items/XSKNT94J"],"itemData":{"id":376,"type":"article-journal","abstract":"1 In order to investigate seed dispersal by animals on a landscape scale, we developed the spatially explicit, individual-based mechanistic model SEED (Simulation of Epi- and Endozoochorous Seed Dispersal). The purpose of the model is to predict patterns and densities of seeds dispersed by animals (especially mammals) within a simulated landscape. 2 The model was parameterized for sheep, cattle and deer as vectors but may be applied to other animals if data for parameterization is available. The model data base currently includes parameter values for about 100 plant species. 3 Seed attachment to and seed detachment from the fur, as well as seed excretion after passage through the gut, are explicitly simulated by drawing randomly from distributions that were determined by standardized experiments. Animal movement is simulated as a correlated random walk, but to increase reality of the model, radio-tracking data of animals can also be used. 4 A sensitivity analysis of SEED was conducted to identify the relative importance of plant and animal traits. The analysis highlighted where the main gaps in our knowledge of seed dispersal processes lie. Even though in our study endozoochorous dispersal had the higher potential for long-distance dispersal compared to epizoochory, there is only scarce knowledge about seed production and especially about the proportion of seeds eaten by an animal, parameters which were shown to be of major importance for dispersal. 5 A comparison of variation in plant and animal traits, respectively, showed that dispersal kernels depend more on changes in the animal vector than on the comparably little variation a particular plant species can exhibit. For this reason, animal movement is, from all the dispersal-relevant parameters, the one for which more exact data is most urgently needed. 6 Synthesis. The newly developed simulation model will help to understand, quantify and predict long-distance seed dispersal by animals. The possibility to incorporate real landscapes and movement data from very different animals makes the model generalizable and possibly applicable to a wide range of scientific and applied questions.","container-title":"Journal of Ecology","DOI":"10.1111/j.1365-2745.2007.01341.x","ISSN":"1365-2745","issue":"5","language":"en","page":"1011-1022","source":"Wiley Online Library","title":"A mechanistic simulation model of seed dispersal by animals","volume":"96","author":[{"family":"Will","given":"Heidrun"},{"family":"Tackenberg","given":"Oliver"}],"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1252B2">
        <w:rPr>
          <w:rFonts w:ascii="Cambria Math" w:hAnsi="Cambria Math" w:cs="Cambria Math"/>
        </w:rPr>
        <w:instrText>‐</w:instrText>
      </w:r>
      <w:r w:rsidRPr="001252B2">
        <w:instrText xml:space="preserve">Sylvester","given":"Scott M."},{"family":"Leberg","given":"Paul L."},{"family":"Johnson","given":"Derek M."}],"issued":{"date-parts":[["2017"]]}}},{"id":371,"uris":["http://zotero.org/users/5667637/items/LRMNCR3V"],"uri":["http://zotero.org/users/5667637/items/LRMNCR3V"],"itemData":{"id":371,"type":"article-journal","abstract":"Seed dispersal by avian frugivores is one of the key processes influencing plant spatial patterns, but may fail if there is disruption of plant–frugivore mutualisms, such as decline in abundance of dispersers, fragmentation of habitat, or isolation of individual trees. We used simulation model experiments to examine the interaction between frugivore density and behaviour and the spatial arrangement of fruiting plants and its effect on seed dispersal kernels. We focussed on two New Zealand canopy tree species that produce large fruits and are dispersed predominantly by one avian frugivore (Hemiphaga novaeseelandiae). Although the mean seed dispersal distance decreased when trees became more aggregated, there were more frugivore flights between tree clusters, consequently stretching the tails of the dispersal kernels. Conversely, when trees were less aggregated in the landscape, mean dispersal distances increased because seeds were deposited over larger areas, but the kernels had shorter tails. While there were no statistically meaningful changes in kernel parameters when frugivore density changed, decreases in density did cause a proportional reduction in the total number of dispersed seeds. However, birds were forced to move further when fruit availability and fruit ripening were low. Sensitivity analysis showed that dispersal kernels were primarily influenced by the model parameters relating to disperser behaviour, especially those determining attractiveness based on distance to candidate fruiting trees. Our results suggest that the spatial arrangement of plants plays an important role in seed dispersal processes – although tree aggregation curbed the mean seed dispersal distance, it was accompanied by occasional long distance events, and tree dispersion caused an increase in mean dispersal distance, both potentially increasing the probability of seeds finding suitable habitats for germination and growth. Even though low frugivore densities did not cause dispersal failure, there were negative effects on the quantity of seed dispersal because fewer seeds were dispersed.","container-title":"Ecography","DOI":"10.1111/ecog.02191","ISSN":"1600-0587","issue":"9","language":"en","note":"READ","page":"1098-1109","source":"Wiley Online Library","title":"Exploring the interaction of avian frugivory and plant spatial heterogeneity and its effect on seed dispersal kernels using a simulation model","volume":"40","author":[{"family":"Pegman","given":"Andrew P. McKenzie"},{"family":"Perry","given":"George L. W."},{"family":"Clout","given":"Mick N."}],"issued":{"date-parts":[["2017"]]}}},{"id":3378,"uris":["http://zotero.org/users/5667637/items/66X9S42X"],"uri":["http://zotero.org/users/5667637/items/66X9S42X"],"itemData":{"id":3378,"type":"article-journal","abstract":"We studied two species of Ceratogymna hornbills, the black-casqued hornbill, C. atrata, and the white-thighed hornbill, C. cylindricus, in the tropical forests of Cameroon, to understand their movement patterns and evaluate their effectiveness as seed dispersers. To estimate hornbill contribution to a particular tree species’ seed shadow we combined data from movements, determined by radio-tracking, with data from seed passage trials. For 13 individuals tracked over 12 months, home range varied between 925 and 4,472 ha, a much larger area than reported for other African avian frugivores. Seed passage times ranged from 51 to 765 min, with C. atrata showing longer passage times than C. cylindricus, and larger seeds having longer gut retention times than smaller seeds. Combining these data, we estimated that seed shadows were extensive for the eight tree species examined, with approximately 80% of seeds moved more than 500 m from the parent plant. Maximum estimated dispersal distances for larger seeds were 6,919 and 3,558 m for C. atrata and C. cylindricus, respectively. The extent of hornbill seed shadows suggests that their influence in determining forest structure will likely increase as other larger mammalian dispersers are exterminated.","container-title":"Oecologia","DOI":"10.1007/s004420000445","ISSN":"0029-8549, 1432-1939","issue":"2","journalAbbreviation":"Oecologia","language":"en","page":"249-257","source":"DOI.org (Crossref)","title":"Seed dispersal and movement patterns in two species of Ceratogymna hornbills in a West African tropical lowland forest","volume":"125","author":[{"family":"Holbrook","given":"Kimberly M."},{"family":"Smith","given":"Thomas B."}],"issued":{"date-parts":[["2000",10]]}}},{"id":3393,"uris":["http://zotero.org/users/5667637/items/93UYX5GG"],"uri":["http://zotero.org/users/5667637/items/93UYX5GG"],"itemData":{"id":3393,"type":"article-journal","abstract":"The spatial pattern of endozoochorous seed dispersal depends strongly on the movement patterns of the disperser and the gut transit times of the seeds. In this study, we developed an individual-based simulation model for seed dispersal in the tropical tree Parkia panurensis carried out via two primate species (Saguinus mystax and Saguinus nigrifrons) using data collected at the Estación Biológica Quebrada Blanco in northeastern Peruvian Amazonia. From field data, we identified factors determining the movement patterns of the primates. We assumed that the need for energy (food) is the driving force for movement and that other activities are scheduled accordingly. The final movement pattern is therefore an interplay between directional travel toward fruit trees, semi-directional searching for prey and stationary resting phases. First, we parameterized the model using a genetic algorithm such that simulated and field data converge at very similar target values for the daily path length and home range size. Second, a sensitivity analysis of several parameters in our simulation model revealed the following parameters to be the most important for producing a realistic movement pattern: the number and position of feeding trees and the energy gained from the selected food type. Finally, we introduced the gut transit times of seeds and the defecation habits of the primates, which allowed us to examine the seed shadow generated by a specific troop of primates. The simulated seed shadows of individual P. panurensis trees are similar to those found in nature. We conclude that agent-based modeling using behavioral data has the potential to improve home range estimation and seed shadow prediction, especially for unexplored locations.","container-title":"Ecological Modelling","DOI":"10.1016/j.ecolmodel.2014.02.004","ISSN":"0304-3800","journalAbbreviation":"Ecological Modelling","language":"en","page":"74-84","source":"ScienceDirect","title":"Predicting the seed shadows of a Neotropical tree species dispersed by primates using an agent-based model with internal decision making for movements","volume":"278","author":[{"family":"Bialozyt","given":"Ronald"},{"family":"Flinkerbusch","given":"Sebastian"},{"family":"Niggemann","given":"Marc"},{"family":"Heymann","given":"Eckhard W."}],"issued":{"date-parts":[["2014",4,24]]}}}],"schema":"https://github.com/citation-style-language/schema/raw/master/csl-citation.json"} </w:instrText>
      </w:r>
      <w:r w:rsidRPr="001252B2">
        <w:fldChar w:fldCharType="separate"/>
      </w:r>
      <w:r w:rsidRPr="001252B2">
        <w:t>(Russo &amp; Augspurger 2004; Levey et al. 2005; Morales &amp; Carlo 2006; Will &amp; Tackenberg 2008; Jones et al. 2017; Pegman et al. 2017; Holbrook &amp; Smith 2000; Bialozyt et al. 2014)</w:t>
      </w:r>
      <w:r w:rsidRPr="001252B2">
        <w:fldChar w:fldCharType="end"/>
      </w:r>
      <w:r w:rsidRPr="001252B2">
        <w:t xml:space="preserve">. Using a simple simulation model, we explore how to incorporate this individual heterogeneity via pooling approaches </w:t>
      </w:r>
      <w:r w:rsidRPr="001252B2">
        <w:fldChar w:fldCharType="begin"/>
      </w:r>
      <w:r w:rsidRPr="001252B2">
        <w:instrText xml:space="preserve"> ADDIN ZOTERO_ITEM CSL_CITATION {"citationID":"hAa9Ysru","properties":{"formattedCitation":"(Langrock {\\i{}et al.} 2012)","plainCitation":"(Langrock et al. 2012)","noteIndex":0},"citationItems":[{"id":1105,"uris":["http://zotero.org/users/5667637/items/AFEPVSNC"],"uri":["http://zotero.org/users/5667637/items/AFEPVSNC"],"itemData":{"id":1105,"type":"article-journal","abstract":"We discuss hidden Markov-type models for fitting a variety of multistate random walks to wildlife movement data. Discrete-time hidden Markov models (HMMs) achieve considerable computational gains by focusing on observations that are regularly spaced in time, and for which the measurement error is negligible. These conditions are often met, in particular for data related to terrestrial animals, so that a likelihood-based HMM approach is feasible. We describe a number of extensions of HMMs for animal movement modeling, including more flexible state transition models and individual random effects (fitted in a non-Bayesian framework). In particular we consider so-called hidden semi-Markov models, which may substantially improve the goodness of fit and provide important insights into the behavioral state switching dynamics. To showcase the expediency of these methods, we consider an application of a hierarchical hidden semi-Markov model to multiple bison movement paths.","container-title":"Ecology","DOI":"10.1890/11-2241.1","ISSN":"1939-9170","issue":"11","language":"en","page":"2336-2342","source":"Wiley Online Library","title":"Flexible and practical modeling of animal telemetry data: hidden Markov models and extensions","title-short":"Flexible and practical modeling of animal telemetry data","volume":"93","author":[{"family":"Langrock","given":"Roland"},{"family":"King","given":"Ruth"},{"family":"Matthiopoulos","given":"Jason"},{"family":"Thomas","given":"Len"},{"family":"Fortin","given":"Daniel"},{"family":"Morales","given":"Juan M."}],"issued":{"date-parts":[["2012"]]}}}],"schema":"https://github.com/citation-style-language/schema/raw/master/csl-citation.json"} </w:instrText>
      </w:r>
      <w:r w:rsidRPr="001252B2">
        <w:fldChar w:fldCharType="separate"/>
      </w:r>
      <w:r w:rsidRPr="001252B2">
        <w:t>(Langrock et al. 2012)</w:t>
      </w:r>
      <w:r w:rsidRPr="001252B2">
        <w:fldChar w:fldCharType="end"/>
      </w:r>
      <w:r w:rsidRPr="001252B2">
        <w:t xml:space="preserve">, using previously collected data from the </w:t>
      </w:r>
      <w:proofErr w:type="spellStart"/>
      <w:r w:rsidRPr="001252B2">
        <w:t>the</w:t>
      </w:r>
      <w:proofErr w:type="spellEnd"/>
      <w:r w:rsidRPr="001252B2">
        <w:t xml:space="preserve"> </w:t>
      </w:r>
      <w:ins w:id="5" w:author="Flavia Montano" w:date="2022-03-02T14:15:00Z">
        <w:r w:rsidR="00063CE3">
          <w:t>M</w:t>
        </w:r>
      </w:ins>
      <w:del w:id="6" w:author="Flavia Montano" w:date="2022-03-02T14:15:00Z">
        <w:r w:rsidRPr="001252B2" w:rsidDel="00063CE3">
          <w:delText>m</w:delText>
        </w:r>
      </w:del>
      <w:r w:rsidRPr="001252B2">
        <w:t xml:space="preserve">any-banded </w:t>
      </w:r>
      <w:proofErr w:type="spellStart"/>
      <w:ins w:id="7" w:author="Flavia Montano" w:date="2022-03-02T14:15:00Z">
        <w:r w:rsidR="00063CE3">
          <w:t>A</w:t>
        </w:r>
      </w:ins>
      <w:del w:id="8" w:author="Flavia Montano" w:date="2022-03-02T14:15:00Z">
        <w:r w:rsidRPr="001252B2" w:rsidDel="00063CE3">
          <w:delText>a</w:delText>
        </w:r>
      </w:del>
      <w:r w:rsidRPr="001252B2">
        <w:t>raçari</w:t>
      </w:r>
      <w:proofErr w:type="spellEnd"/>
      <w:r w:rsidRPr="001252B2">
        <w:t xml:space="preserve">, </w:t>
      </w:r>
      <w:proofErr w:type="spellStart"/>
      <w:r w:rsidRPr="00063CE3">
        <w:rPr>
          <w:i/>
          <w:iCs/>
          <w:rPrChange w:id="9" w:author="Flavia Montano" w:date="2022-03-02T14:15:00Z">
            <w:rPr/>
          </w:rPrChange>
        </w:rPr>
        <w:t>Pteroglossus</w:t>
      </w:r>
      <w:proofErr w:type="spellEnd"/>
      <w:r w:rsidRPr="00063CE3">
        <w:rPr>
          <w:i/>
          <w:iCs/>
          <w:rPrChange w:id="10" w:author="Flavia Montano" w:date="2022-03-02T14:15:00Z">
            <w:rPr/>
          </w:rPrChange>
        </w:rPr>
        <w:t xml:space="preserve"> </w:t>
      </w:r>
      <w:proofErr w:type="spellStart"/>
      <w:r w:rsidRPr="00063CE3">
        <w:rPr>
          <w:i/>
          <w:iCs/>
          <w:rPrChange w:id="11" w:author="Flavia Montano" w:date="2022-03-02T14:15:00Z">
            <w:rPr/>
          </w:rPrChange>
        </w:rPr>
        <w:t>pluricinctus</w:t>
      </w:r>
      <w:proofErr w:type="spellEnd"/>
      <w:r w:rsidRPr="001252B2">
        <w:t xml:space="preserve">, one of the primary frugivores of the Amazonian canopy tree </w:t>
      </w:r>
      <w:proofErr w:type="spellStart"/>
      <w:r w:rsidRPr="00063CE3">
        <w:rPr>
          <w:i/>
          <w:iCs/>
          <w:rPrChange w:id="12" w:author="Flavia Montano" w:date="2022-03-02T14:15:00Z">
            <w:rPr/>
          </w:rPrChange>
        </w:rPr>
        <w:t>Virola</w:t>
      </w:r>
      <w:proofErr w:type="spellEnd"/>
      <w:r w:rsidRPr="00063CE3">
        <w:rPr>
          <w:i/>
          <w:iCs/>
          <w:rPrChange w:id="13" w:author="Flavia Montano" w:date="2022-03-02T14:15:00Z">
            <w:rPr/>
          </w:rPrChange>
        </w:rPr>
        <w:t xml:space="preserve"> </w:t>
      </w:r>
      <w:proofErr w:type="spellStart"/>
      <w:r w:rsidRPr="00063CE3">
        <w:rPr>
          <w:i/>
          <w:iCs/>
          <w:rPrChange w:id="14" w:author="Flavia Montano" w:date="2022-03-02T14:15:00Z">
            <w:rPr/>
          </w:rPrChange>
        </w:rPr>
        <w:t>flexuosa</w:t>
      </w:r>
      <w:proofErr w:type="spellEnd"/>
      <w:r w:rsidRPr="001252B2">
        <w:t xml:space="preserve"> </w:t>
      </w:r>
      <w:r w:rsidRPr="001252B2">
        <w:fldChar w:fldCharType="begin"/>
      </w:r>
      <w:r w:rsidRPr="001252B2">
        <w:instrText xml:space="preserve"> ADDIN ZOTERO_ITEM CSL_CITATION {"citationID":"c2q2wQNZ","properties":{"formattedCitation":"(Holbrook &amp; Loiselle 2007, 2009)","plainCitation":"(Holbrook &amp; Loiselle 2007, 2009)","noteIndex":0},"citationItems":[{"id":1040,"uris":["http://zotero.org/users/5667637/items/QXCYIGNP"],"uri":["http://zotero.org/users/5667637/items/QXCYIGNP"],"itemData":{"id":1040,"type":"chapter","container-title":"Seed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A."}],"issued":{"date-parts":[["2007"]]}}},{"id":291,"uris":["http://zotero.org/users/5667637/items/AEY43WIZ"],"uri":["http://zotero.org/users/5667637/items/AEY43WIZ"],"itemData":{"id":291,"type":"article-journal","abstract":"To understand how different frugivores impact dispersal, we studied the assemblage that feed on Virola flexuosa over a two-year period at two sites differing in hunting pressure in Ecuador. We focus on disperser effectiveness and test the hypothesis that seed removal, influenced by differential visits of large-bodied frugivores, will differ between hunted and non-hunted sites. All visiting frugivores were identified, and fruit handling behavior and seed removal rates quantified. Seed traps were placed under fruiting trees to estimate crop size and fruit removal. Seventeen bird and three primate species were recorded foraging in V. flexuosa trees. Toucans and primates were the most important dispersers comprising nearly 85% of visits with six toucan species recorded in 74% of visits. A proportionately larger number of seeds were removed from fruiting trees at a non-hunted site (89.4%) than a hunted site (66.8%). In addition, there were significantly more frugivore visits at the non-hunted than the hunted site. The differences in the frugivore assemblage and the number of seeds dispersed from individual trees between two structurally similar forest sites suggest dispersal limitation resulting from a decline in frugivores.","container-title":"Ecology","DOI":"10.1890/08-1332.1","ISSN":"1939-9170","issue":"6","language":"en","page":"1449-1455","source":"Wiley Online Library","title":"Dispersal in a Neotropical tree, Virola flexuosa (Myristicaceae): Does hunting of large vertebrates limit seed removal?","title-short":"Dispersal in a Neotropical tree, Virola flexuosa (Myristicaceae)","volume":"90","author":[{"family":"Holbrook","given":"K. M."},{"family":"Loiselle","given":"B. A."}],"issued":{"date-parts":[["2009"]]}}}],"schema":"https://github.com/citation-style-language/schema/raw/master/csl-citation.json"} </w:instrText>
      </w:r>
      <w:r w:rsidRPr="001252B2">
        <w:fldChar w:fldCharType="separate"/>
      </w:r>
      <w:r w:rsidRPr="001252B2">
        <w:t>(Holbrook &amp; Loiselle 2007, 2009)</w:t>
      </w:r>
      <w:r w:rsidRPr="001252B2">
        <w:fldChar w:fldCharType="end"/>
      </w:r>
      <w:r w:rsidRPr="001252B2">
        <w:t xml:space="preserve">. </w:t>
      </w:r>
      <w:r w:rsidRPr="0074056D">
        <w:rPr>
          <w:highlight w:val="green"/>
          <w:rPrChange w:id="15" w:author="Flavia Montano" w:date="2022-03-02T14:23:00Z">
            <w:rPr/>
          </w:rPrChange>
        </w:rPr>
        <w:t xml:space="preserve">We consider three different pooling levels to incorporate no variation in movement rates, variation constrained by social groups, and variation at the individual level. </w:t>
      </w:r>
      <w:commentRangeStart w:id="16"/>
      <w:commentRangeStart w:id="17"/>
      <w:r w:rsidRPr="0074056D">
        <w:rPr>
          <w:highlight w:val="green"/>
          <w:rPrChange w:id="18" w:author="Flavia Montano" w:date="2022-03-02T14:23:00Z">
            <w:rPr/>
          </w:rPrChange>
        </w:rPr>
        <w:t xml:space="preserve">Our findings show </w:t>
      </w:r>
      <w:r w:rsidRPr="0074056D">
        <w:rPr>
          <w:highlight w:val="green"/>
          <w:rPrChange w:id="19" w:author="Flavia Montano" w:date="2022-03-02T14:23:00Z">
            <w:rPr/>
          </w:rPrChange>
        </w:rPr>
        <w:lastRenderedPageBreak/>
        <w:t xml:space="preserve">that incorporating individual heterogeneity in disperser movement rates can be recognized in the outcomes of simulation models through differences in the number of long-distance seed dispersal events, greater </w:t>
      </w:r>
      <w:proofErr w:type="gramStart"/>
      <w:r w:rsidRPr="0074056D">
        <w:rPr>
          <w:highlight w:val="green"/>
          <w:rPrChange w:id="20" w:author="Flavia Montano" w:date="2022-03-02T14:23:00Z">
            <w:rPr/>
          </w:rPrChange>
        </w:rPr>
        <w:t>variance</w:t>
      </w:r>
      <w:proofErr w:type="gramEnd"/>
      <w:r w:rsidRPr="0074056D">
        <w:rPr>
          <w:highlight w:val="green"/>
          <w:rPrChange w:id="21" w:author="Flavia Montano" w:date="2022-03-02T14:23:00Z">
            <w:rPr/>
          </w:rPrChange>
        </w:rPr>
        <w:t xml:space="preserve"> and heavier tails in the distribution of seed dispersal distances. Our research also demonstrates the importance of framing the study of rare events in seed dispersal ecology within the context of extreme value theory in statistics to better predict the changes in probabilities of seeds dispersing extreme distances.</w:t>
      </w:r>
      <w:commentRangeEnd w:id="16"/>
      <w:r w:rsidR="00063CE3" w:rsidRPr="0074056D">
        <w:rPr>
          <w:rStyle w:val="CommentReference"/>
          <w:rFonts w:asciiTheme="minorHAnsi" w:eastAsiaTheme="minorEastAsia" w:hAnsiTheme="minorHAnsi" w:cstheme="minorBidi"/>
          <w:highlight w:val="green"/>
          <w:rPrChange w:id="22" w:author="Flavia Montano" w:date="2022-03-02T14:23:00Z">
            <w:rPr>
              <w:rStyle w:val="CommentReference"/>
              <w:rFonts w:asciiTheme="minorHAnsi" w:eastAsiaTheme="minorEastAsia" w:hAnsiTheme="minorHAnsi" w:cstheme="minorBidi"/>
            </w:rPr>
          </w:rPrChange>
        </w:rPr>
        <w:commentReference w:id="16"/>
      </w:r>
      <w:commentRangeEnd w:id="17"/>
      <w:r w:rsidR="00890C9F" w:rsidRPr="0074056D">
        <w:rPr>
          <w:rStyle w:val="CommentReference"/>
          <w:rFonts w:asciiTheme="minorHAnsi" w:eastAsiaTheme="minorEastAsia" w:hAnsiTheme="minorHAnsi" w:cstheme="minorBidi"/>
          <w:highlight w:val="green"/>
          <w:rPrChange w:id="23" w:author="Flavia Montano" w:date="2022-03-02T14:23:00Z">
            <w:rPr>
              <w:rStyle w:val="CommentReference"/>
              <w:rFonts w:asciiTheme="minorHAnsi" w:eastAsiaTheme="minorEastAsia" w:hAnsiTheme="minorHAnsi" w:cstheme="minorBidi"/>
            </w:rPr>
          </w:rPrChange>
        </w:rPr>
        <w:commentReference w:id="17"/>
      </w:r>
    </w:p>
    <w:p w14:paraId="618A53C7" w14:textId="77777777" w:rsidR="008C2BC8" w:rsidRDefault="008C2BC8" w:rsidP="008C2BC8">
      <w:pPr>
        <w:pStyle w:val="003First-LevelSubheadingBOLD"/>
      </w:pPr>
      <w:bookmarkStart w:id="24" w:name="_Toc94618754"/>
      <w:r w:rsidRPr="001252B2">
        <w:t>Methods</w:t>
      </w:r>
      <w:bookmarkEnd w:id="24"/>
    </w:p>
    <w:p w14:paraId="12BCDDB3" w14:textId="77777777" w:rsidR="008C2BC8" w:rsidRDefault="008C2BC8" w:rsidP="008C2BC8">
      <w:pPr>
        <w:pStyle w:val="004Second-LevelSubheadingBOLD"/>
      </w:pPr>
      <w:bookmarkStart w:id="25" w:name="_Toc94618755"/>
      <w:r>
        <w:t>Simulation Approach: An Overview</w:t>
      </w:r>
      <w:bookmarkEnd w:id="25"/>
    </w:p>
    <w:p w14:paraId="7291DEC9" w14:textId="5E731486" w:rsidR="008C2BC8" w:rsidRPr="001252B2" w:rsidRDefault="008C2BC8" w:rsidP="008C2BC8">
      <w:pPr>
        <w:pStyle w:val="006BodyText"/>
      </w:pPr>
      <w:r w:rsidRPr="001252B2">
        <w:t xml:space="preserve">To study the effects of individual variation in animal movement on final dispersal distances of foraged seeds, we developed a stochastic, </w:t>
      </w:r>
      <w:proofErr w:type="gramStart"/>
      <w:r w:rsidRPr="001252B2">
        <w:t>spatially-explicit</w:t>
      </w:r>
      <w:proofErr w:type="gramEnd"/>
      <w:r w:rsidRPr="001252B2">
        <w:t xml:space="preserve"> and individual-based modeling framework in a homogenous landscape consisting of a single source tree. </w:t>
      </w:r>
      <w:del w:id="26" w:author="Flavia Montano" w:date="2022-03-02T14:24:00Z">
        <w:r w:rsidRPr="001252B2" w:rsidDel="0074056D">
          <w:delText xml:space="preserve"> </w:delText>
        </w:r>
      </w:del>
      <w:r w:rsidRPr="001252B2">
        <w:t xml:space="preserve">After “consuming” five seeds from the source tree, our model animals would move and deposit the seeds at random. </w:t>
      </w:r>
      <w:del w:id="27" w:author="Flavia Montano" w:date="2022-03-02T14:24:00Z">
        <w:r w:rsidRPr="001252B2" w:rsidDel="0074056D">
          <w:delText xml:space="preserve"> </w:delText>
        </w:r>
      </w:del>
      <w:r w:rsidRPr="001252B2">
        <w:t xml:space="preserve">To parameterize and run the model using realistic values (see “Study Design and Model Parameterization” section below) we used empirical movement metrics obtained from a radio-tagging study of various toucan species, including </w:t>
      </w:r>
      <w:proofErr w:type="spellStart"/>
      <w:r w:rsidRPr="001252B2">
        <w:t>Pteroglossus</w:t>
      </w:r>
      <w:proofErr w:type="spellEnd"/>
      <w:r w:rsidRPr="001252B2">
        <w:t xml:space="preserve"> </w:t>
      </w:r>
      <w:proofErr w:type="spellStart"/>
      <w:r w:rsidRPr="001252B2">
        <w:t>pluricinctus</w:t>
      </w:r>
      <w:proofErr w:type="spellEnd"/>
      <w:r w:rsidRPr="001252B2">
        <w:t xml:space="preserve"> </w:t>
      </w:r>
      <w:r w:rsidRPr="001252B2">
        <w:fldChar w:fldCharType="begin"/>
      </w:r>
      <w:r w:rsidRPr="001252B2">
        <w:instrText xml:space="preserve"> ADDIN ZOTERO_ITEM CSL_CITATION {"citationID":"SwomcrzO","properties":{"formattedCitation":"(Holbrook 2011)","plainCitation":"(Holbrook 2011)","noteIndex":0},"citationItems":[{"id":288,"uris":["http://zotero.org/users/5667637/items/EW3SDKWX"],"uri":["http://zotero.org/users/5667637/items/EW3SDKWX"],"itemData":{"id":288,"type":"article-journal","abstract":"Toucans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Pr="001252B2">
        <w:fldChar w:fldCharType="separate"/>
      </w:r>
      <w:r w:rsidRPr="001252B2">
        <w:t>(Holbrook 2011)</w:t>
      </w:r>
      <w:r w:rsidRPr="001252B2">
        <w:fldChar w:fldCharType="end"/>
      </w:r>
      <w:r w:rsidRPr="001252B2">
        <w:t xml:space="preserve">. We also used available estimates of the seed retention times for toucans that ingested tagged seeds of </w:t>
      </w:r>
      <w:proofErr w:type="spellStart"/>
      <w:r w:rsidRPr="0074056D">
        <w:rPr>
          <w:i/>
          <w:iCs/>
          <w:rPrChange w:id="28" w:author="Flavia Montano" w:date="2022-03-02T14:24:00Z">
            <w:rPr/>
          </w:rPrChange>
        </w:rPr>
        <w:t>Virola</w:t>
      </w:r>
      <w:proofErr w:type="spellEnd"/>
      <w:r w:rsidRPr="0074056D">
        <w:rPr>
          <w:i/>
          <w:iCs/>
          <w:rPrChange w:id="29" w:author="Flavia Montano" w:date="2022-03-02T14:24:00Z">
            <w:rPr/>
          </w:rPrChange>
        </w:rPr>
        <w:t xml:space="preserve"> </w:t>
      </w:r>
      <w:proofErr w:type="spellStart"/>
      <w:r w:rsidRPr="0074056D">
        <w:rPr>
          <w:i/>
          <w:iCs/>
          <w:rPrChange w:id="30" w:author="Flavia Montano" w:date="2022-03-02T14:24:00Z">
            <w:rPr/>
          </w:rPrChange>
        </w:rPr>
        <w:t>flexuosa</w:t>
      </w:r>
      <w:proofErr w:type="spellEnd"/>
      <w:r w:rsidRPr="001252B2">
        <w:t xml:space="preserve">, a tropical plant belonging to the nutmeg family </w:t>
      </w:r>
      <w:r w:rsidRPr="001252B2">
        <w:fldChar w:fldCharType="begin"/>
      </w:r>
      <w:r w:rsidRPr="001252B2">
        <w:instrText xml:space="preserve"> ADDIN ZOTERO_ITEM CSL_CITATION {"citationID":"YWbo2cHV","properties":{"formattedCitation":"(Holbrook &amp; Loiselle 2007; Holbrook 2011)","plainCitation":"(Holbrook &amp; Loiselle 2007; Holbrook 2011)","noteIndex":0},"citationItems":[{"id":1040,"uris":["http://zotero.org/users/5667637/items/QXCYIGNP"],"uri":["http://zotero.org/users/5667637/items/QXCYIGNP"],"itemData":{"id":1040,"type":"chapter","container-title":"Seed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Pr="001252B2">
        <w:fldChar w:fldCharType="separate"/>
      </w:r>
      <w:r w:rsidRPr="001252B2">
        <w:t>(Holbrook &amp; Loiselle 2007; Holbrook 2011)</w:t>
      </w:r>
      <w:r w:rsidRPr="001252B2">
        <w:fldChar w:fldCharType="end"/>
      </w:r>
      <w:r w:rsidRPr="001252B2">
        <w:t xml:space="preserve">.  </w:t>
      </w:r>
    </w:p>
    <w:p w14:paraId="611CBF27" w14:textId="154F171C" w:rsidR="008C2BC8" w:rsidRPr="001252B2" w:rsidRDefault="008C2BC8" w:rsidP="008C2BC8">
      <w:pPr>
        <w:pStyle w:val="006BodyText"/>
      </w:pPr>
      <w:r w:rsidRPr="001252B2">
        <w:t xml:space="preserve">Here, a simulation approach is useful in as much as it represents an effort to understand the factors that contribute to variation in seed shadows, which are the spatial distribution of seeds dispersed from a single plant. </w:t>
      </w:r>
      <w:del w:id="31" w:author="Flavia Montano" w:date="2022-03-02T14:24:00Z">
        <w:r w:rsidRPr="001252B2" w:rsidDel="0074056D">
          <w:delText xml:space="preserve"> </w:delText>
        </w:r>
      </w:del>
      <w:r w:rsidRPr="001252B2">
        <w:t xml:space="preserve">Seed shadows are studied using Seed Dispersal Kernels (SDKs heretofore), which are probability models used to </w:t>
      </w:r>
      <w:r w:rsidRPr="001252B2">
        <w:lastRenderedPageBreak/>
        <w:t xml:space="preserve">describe the chances that a seed is dispersed or deposited at a specific distance away from its parent plant </w:t>
      </w:r>
      <w:r w:rsidRPr="001252B2">
        <w:fldChar w:fldCharType="begin"/>
      </w:r>
      <w:r w:rsidRPr="001252B2">
        <w:instrText xml:space="preserve"> ADDIN ZOTERO_ITEM CSL_CITATION {"citationID":"PvW2Gh0T","properties":{"formattedCitation":"(Nathan &amp; Muller-Landau 2000)","plainCitation":"(Nathan &amp; Muller-Landau 2000)","noteIndex":0},"citationItems":[{"id":334,"uris":["http://zotero.org/users/5667637/items/3N3RTVGH"],"uri":["http://zotero.org/users/5667637/items/3N3RTVGH"],"itemData":{"id":334,"type":"article-journal","abstract":"Growing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C."}],"issued":{"date-parts":[["2000"]]}}}],"schema":"https://github.com/citation-style-language/schema/raw/master/csl-citation.json"} </w:instrText>
      </w:r>
      <w:r w:rsidRPr="001252B2">
        <w:fldChar w:fldCharType="separate"/>
      </w:r>
      <w:r w:rsidRPr="001252B2">
        <w:t>(Nathan &amp; Muller-Landau 2000)</w:t>
      </w:r>
      <w:r w:rsidRPr="001252B2">
        <w:fldChar w:fldCharType="end"/>
      </w:r>
      <w:r w:rsidRPr="001252B2">
        <w:t xml:space="preserve">. Dispersal kernels in nature tend to be leptokurtic, with a peak near the origin and long tails </w:t>
      </w:r>
      <w:r w:rsidRPr="001252B2">
        <w:fldChar w:fldCharType="begin"/>
      </w:r>
      <w:r w:rsidRPr="001252B2">
        <w:instrText xml:space="preserve"> ADDIN ZOTERO_ITEM CSL_CITATION {"citationID":"IBypuHgq","properties":{"formattedCitation":"(Morales &amp; Carlo 2006)","plainCitation":"(Morales &amp; Carlo 2006)","noteIndex":0},"citationItems":[{"id":362,"uris":["http://zotero.org/users/5667637/items/EWJL9VXW"],"uri":["http://zotero.org/users/5667637/items/EWJL9VXW"],"itemData":{"id":362,"type":"article-journal","abstract":"For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A."}],"issued":{"date-parts":[["2006"]]}}}],"schema":"https://github.com/citation-style-language/schema/raw/master/csl-citation.json"} </w:instrText>
      </w:r>
      <w:r w:rsidRPr="001252B2">
        <w:fldChar w:fldCharType="separate"/>
      </w:r>
      <w:r w:rsidRPr="001252B2">
        <w:t>(Morales &amp; Carlo 2006)</w:t>
      </w:r>
      <w:r w:rsidRPr="001252B2">
        <w:fldChar w:fldCharType="end"/>
      </w:r>
      <w:r w:rsidRPr="001252B2">
        <w:t xml:space="preserve">. Although the seed dispersal process could be conceptualized/summarized using a long series of complex steps, here we hypothesized that any given SDK is the result of three key components: 1) the accumulation of a series of movement bouts per unit time (one minute in our case) of an animal after ingesting a seed, 2) the movement angle accompanying each movement bout of the animal, and 3) the gut retention time (GRT, the time that ingested seeds stay inside the frugivore until they are dropped).  As we describe below, we modeled all three components as random variables, and used a stochastic simulation to generate seed shadows using the </w:t>
      </w:r>
      <w:proofErr w:type="spellStart"/>
      <w:r w:rsidRPr="001252B2">
        <w:t>Pretoglossus</w:t>
      </w:r>
      <w:proofErr w:type="spellEnd"/>
      <w:r w:rsidRPr="001252B2">
        <w:t xml:space="preserve"> </w:t>
      </w:r>
      <w:proofErr w:type="spellStart"/>
      <w:r w:rsidRPr="001252B2">
        <w:t>pluricinctus</w:t>
      </w:r>
      <w:proofErr w:type="spellEnd"/>
      <w:r w:rsidRPr="001252B2">
        <w:t xml:space="preserve"> and </w:t>
      </w:r>
      <w:proofErr w:type="spellStart"/>
      <w:r w:rsidRPr="0074056D">
        <w:rPr>
          <w:i/>
          <w:iCs/>
          <w:rPrChange w:id="32" w:author="Flavia Montano" w:date="2022-03-02T14:25:00Z">
            <w:rPr/>
          </w:rPrChange>
        </w:rPr>
        <w:t>Virola</w:t>
      </w:r>
      <w:proofErr w:type="spellEnd"/>
      <w:r w:rsidRPr="0074056D">
        <w:rPr>
          <w:i/>
          <w:iCs/>
          <w:rPrChange w:id="33" w:author="Flavia Montano" w:date="2022-03-02T14:25:00Z">
            <w:rPr/>
          </w:rPrChange>
        </w:rPr>
        <w:t xml:space="preserve"> </w:t>
      </w:r>
      <w:commentRangeStart w:id="34"/>
      <w:proofErr w:type="spellStart"/>
      <w:r w:rsidRPr="0074056D">
        <w:rPr>
          <w:i/>
          <w:iCs/>
          <w:rPrChange w:id="35" w:author="Flavia Montano" w:date="2022-03-02T14:25:00Z">
            <w:rPr/>
          </w:rPrChange>
        </w:rPr>
        <w:t>flexuosa</w:t>
      </w:r>
      <w:commentRangeEnd w:id="34"/>
      <w:proofErr w:type="spellEnd"/>
      <w:r w:rsidR="0074056D">
        <w:rPr>
          <w:rStyle w:val="CommentReference"/>
          <w:rFonts w:asciiTheme="minorHAnsi" w:eastAsiaTheme="minorEastAsia" w:hAnsiTheme="minorHAnsi" w:cstheme="minorBidi"/>
        </w:rPr>
        <w:commentReference w:id="34"/>
      </w:r>
      <w:r w:rsidRPr="001252B2">
        <w:t xml:space="preserve"> system. </w:t>
      </w:r>
      <w:del w:id="36" w:author="Flavia Montano" w:date="2022-03-02T14:25:00Z">
        <w:r w:rsidRPr="001252B2" w:rsidDel="0074056D">
          <w:delText xml:space="preserve"> </w:delText>
        </w:r>
      </w:del>
      <w:r w:rsidRPr="001252B2">
        <w:t xml:space="preserve">A single simulation run of our model consisted of a virtual animal (a bird) ingesting five seeds, then allowing it to move at random through the landscape in one-minute bouts until it had “dropped” all five seeds. Our program recorded each animal’s trajectory as well as the seed dropping locations (Figure 1A).  We used our simulation program to calculate dispersal and dispersion measures (Figure 1, panels B and C), and estimated parameter values for seed dispersal kernels (Figure 1, panel D). We used this information to test the hypothesis that individual variation in the movement distance rate per unit time ultimately resulted in highly leptokurtic and long tailed SDKs as opposed to the SDKs obtained under the assumption of homogeneity in animal movement rates. </w:t>
      </w:r>
      <w:del w:id="37" w:author="Flavia Montano" w:date="2022-03-02T14:26:00Z">
        <w:r w:rsidRPr="001252B2" w:rsidDel="0074056D">
          <w:delText xml:space="preserve"> </w:delText>
        </w:r>
      </w:del>
      <w:r w:rsidRPr="001252B2">
        <w:t xml:space="preserve">Specifically, we evaluated the differences in the SDKs resulting from assuming </w:t>
      </w:r>
      <w:proofErr w:type="spellStart"/>
      <w:r w:rsidRPr="001252B2">
        <w:t>i</w:t>
      </w:r>
      <w:proofErr w:type="spellEnd"/>
      <w:r w:rsidRPr="001252B2">
        <w:t xml:space="preserve">) that all virtual toucans in a large flock feeding from a single source tree had identical movement rates per minute, ii) movement rates of </w:t>
      </w:r>
      <w:r w:rsidRPr="001252B2">
        <w:lastRenderedPageBreak/>
        <w:t xml:space="preserve">virtual toucans would be bound by the average movement rate of their social group, as these toucans often forage with their social group, or iii) that each individual toucan had its own movement rate different from others.  </w:t>
      </w:r>
    </w:p>
    <w:p w14:paraId="26DE1802" w14:textId="77777777" w:rsidR="008C2BC8" w:rsidRPr="00977E4B" w:rsidRDefault="008C2BC8" w:rsidP="008C2BC8">
      <w:pPr>
        <w:pStyle w:val="004Second-LevelSubheadingBOLD"/>
      </w:pPr>
      <w:bookmarkStart w:id="38" w:name="study-design"/>
      <w:bookmarkStart w:id="39" w:name="_Toc94618756"/>
      <w:r w:rsidRPr="00977E4B">
        <w:t>Study Design and Model Parameterization</w:t>
      </w:r>
      <w:bookmarkEnd w:id="38"/>
      <w:bookmarkEnd w:id="39"/>
    </w:p>
    <w:p w14:paraId="314BBA3A" w14:textId="77777777" w:rsidR="008C2BC8" w:rsidRPr="001252B2" w:rsidRDefault="008C2BC8" w:rsidP="008C2BC8">
      <w:pPr>
        <w:pStyle w:val="006BodyText"/>
      </w:pPr>
      <w:commentRangeStart w:id="40"/>
      <w:r w:rsidRPr="001252B2">
        <w:t xml:space="preserve">To estimate movement rates and gut retention times, we focused on available empirical data on the many-banded </w:t>
      </w:r>
      <w:proofErr w:type="spellStart"/>
      <w:r w:rsidRPr="001252B2">
        <w:t>araçari</w:t>
      </w:r>
      <w:proofErr w:type="spellEnd"/>
      <w:r w:rsidRPr="001252B2">
        <w:t xml:space="preserve"> (</w:t>
      </w:r>
      <w:proofErr w:type="spellStart"/>
      <w:r w:rsidRPr="001252B2">
        <w:t>Pterglossus</w:t>
      </w:r>
      <w:proofErr w:type="spellEnd"/>
      <w:r w:rsidRPr="001252B2">
        <w:t xml:space="preserve"> </w:t>
      </w:r>
      <w:proofErr w:type="spellStart"/>
      <w:r w:rsidRPr="001252B2">
        <w:t>pluricinctus</w:t>
      </w:r>
      <w:proofErr w:type="spellEnd"/>
      <w:r w:rsidRPr="001252B2">
        <w:t xml:space="preserve">), a small toucan, and its role as a frugivore of the </w:t>
      </w:r>
      <w:proofErr w:type="spellStart"/>
      <w:r w:rsidRPr="001252B2">
        <w:t>Virola</w:t>
      </w:r>
      <w:proofErr w:type="spellEnd"/>
      <w:r w:rsidRPr="001252B2">
        <w:t xml:space="preserve"> </w:t>
      </w:r>
      <w:proofErr w:type="spellStart"/>
      <w:r w:rsidRPr="001252B2">
        <w:t>flexuosa</w:t>
      </w:r>
      <w:proofErr w:type="spellEnd"/>
      <w:r w:rsidRPr="001252B2">
        <w:t xml:space="preserve"> tree. </w:t>
      </w:r>
      <w:commentRangeEnd w:id="40"/>
      <w:r w:rsidR="0074056D">
        <w:rPr>
          <w:rStyle w:val="CommentReference"/>
          <w:rFonts w:asciiTheme="minorHAnsi" w:eastAsiaTheme="minorEastAsia" w:hAnsiTheme="minorHAnsi" w:cstheme="minorBidi"/>
        </w:rPr>
        <w:commentReference w:id="40"/>
      </w:r>
      <w:r w:rsidRPr="001252B2">
        <w:t xml:space="preserve">Previous studies by Holbrook </w:t>
      </w:r>
      <w:r w:rsidRPr="001252B2">
        <w:fldChar w:fldCharType="begin"/>
      </w:r>
      <w:r w:rsidRPr="001252B2">
        <w:instrText xml:space="preserve"> ADDIN ZOTERO_ITEM CSL_CITATION {"citationID":"JMFJ7wDN","properties":{"formattedCitation":"(Holbrook 2011)","plainCitation":"(Holbrook 2011)","dontUpdate":true,"noteIndex":0},"citationItems":[{"id":288,"uris":["http://zotero.org/users/5667637/items/EW3SDKWX"],"uri":["http://zotero.org/users/5667637/items/EW3SDKWX"],"itemData":{"id":288,"type":"article-journal","abstract":"Toucans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Pr="001252B2">
        <w:fldChar w:fldCharType="separate"/>
      </w:r>
      <w:r w:rsidRPr="001252B2">
        <w:t>(2011)</w:t>
      </w:r>
      <w:r w:rsidRPr="001252B2">
        <w:fldChar w:fldCharType="end"/>
      </w:r>
      <w:r w:rsidRPr="001252B2">
        <w:t xml:space="preserve"> collected radiotracking information for various dispersers over a period of four years, from 2001 to 2005, in the Ecuadorian Amazon rainforest. The methodology consisted of capturing and radio-tagging individuals from various toucan species, including </w:t>
      </w:r>
      <w:proofErr w:type="spellStart"/>
      <w:r w:rsidRPr="001252B2">
        <w:t>Pterglossus</w:t>
      </w:r>
      <w:proofErr w:type="spellEnd"/>
      <w:r w:rsidRPr="001252B2">
        <w:t xml:space="preserve"> </w:t>
      </w:r>
      <w:proofErr w:type="spellStart"/>
      <w:r w:rsidRPr="001252B2">
        <w:t>pluricinctus</w:t>
      </w:r>
      <w:proofErr w:type="spellEnd"/>
      <w:r w:rsidRPr="001252B2">
        <w:t xml:space="preserve"> and two larger </w:t>
      </w:r>
      <w:proofErr w:type="spellStart"/>
      <w:r w:rsidRPr="001252B2">
        <w:t>Ramphastids</w:t>
      </w:r>
      <w:proofErr w:type="spellEnd"/>
      <w:r w:rsidRPr="001252B2">
        <w:t xml:space="preserve">, although data on the latter were scarce. Location recordings were attempted every 15 minutes, but due to field conditions, this time frame wasn’t always possible, leading to location recordings at uneven time intervals. To manage this heterogeneity in time between locations, we estimated movement rates, which are described as the average number of meters moved per minute over the entire tracking period for each tracked individual </w:t>
      </w:r>
      <w:r w:rsidRPr="001252B2">
        <w:fldChar w:fldCharType="begin"/>
      </w:r>
      <w:r w:rsidRPr="001252B2">
        <w:instrText xml:space="preserve"> ADDIN ZOTERO_ITEM CSL_CITATION {"citationID":"1qxuuwmD","properties":{"formattedCitation":"(Holbrook 2011)","plainCitation":"(Holbrook 2011)","noteIndex":0},"citationItems":[{"id":288,"uris":["http://zotero.org/users/5667637/items/EW3SDKWX"],"uri":["http://zotero.org/users/5667637/items/EW3SDKWX"],"itemData":{"id":288,"type":"article-journal","abstract":"Toucans (Ramphastidae) are highly frugivorous, widespread throughout the Neotropics, and travel long distances, thus likely providing dispersal for many tropical trees. Despite being large conspicuous members of the canopy and subcanopy bird community, their movement ecology has been little studied. To understand how these frugivores move through a lowland tropical forest, I tracked the movements of Ramphastos tucanus (White-throated Toucan), Ramphastos vitellinus (Channel-billed Toucan), and Pteroglossus pluricinctus (Many-banded Araçari) in Yasuní National Park, Ecuador. The objectives of this study were to use radiotelemetry to estimate toucan home ranges, movement patterns, and potential seed dispersal distances. Using canopy nets, a total of 20 P. pluricinctus and three Ramphastos toucans were captured, radio-tagged, and tracked over a 4-yr period from 2001 to 2005. Average home range sizes were 191 and 86 ha for P. pluricinctus and Ramphastos toucans, respectively. The maximum travel distance in a single 30-min tracking interval was 3665 m for P. pluricinctus and 3027 m for Ramphastos. Estimated dispersal distances of medium-sized seeds ranged from 269 to 449 m. Large home range size and long-distance movements indicate that toucans likely disperse seeds over a scale of hundreds of meters. This study is the first to estimate home range size of any toucan species in intact closed-canopy forests. Abstract in Spanish is available at http://www.blackwell-synergy.com/loi/btp.","container-title":"Biotropica","DOI":"10.1111/j.1744-7429.2010.00710.x","ISSN":"1744-7429","issue":"3","language":"en","note":"READ","page":"357-364","source":"Wiley Online Library","title":"Home Range and Movement Patterns of Toucans: Implications for Seed Dispersal","title-short":"Home Range and Movement Patterns of Toucans","volume":"43","author":[{"family":"Holbrook","given":"Kimberly M."}],"issued":{"date-parts":[["2011"]]}}}],"schema":"https://github.com/citation-style-language/schema/raw/master/csl-citation.json"} </w:instrText>
      </w:r>
      <w:r w:rsidRPr="001252B2">
        <w:fldChar w:fldCharType="separate"/>
      </w:r>
      <w:r w:rsidRPr="001252B2">
        <w:t>(Holbrook 2011)</w:t>
      </w:r>
      <w:r w:rsidRPr="001252B2">
        <w:fldChar w:fldCharType="end"/>
      </w:r>
      <w:r w:rsidRPr="001252B2">
        <w:t xml:space="preserve">. We used a threshold of 30 movement bouts, to estimate an individual’s movement rate, for which we had data on 12 individuals. A movement bout is the movement between two consecutive point locations. Because </w:t>
      </w:r>
      <w:proofErr w:type="spellStart"/>
      <w:r w:rsidRPr="001252B2">
        <w:t>Pteroglossus</w:t>
      </w:r>
      <w:proofErr w:type="spellEnd"/>
      <w:r w:rsidRPr="001252B2">
        <w:t xml:space="preserve"> </w:t>
      </w:r>
      <w:proofErr w:type="spellStart"/>
      <w:r w:rsidRPr="001252B2">
        <w:t>pluricinctus</w:t>
      </w:r>
      <w:proofErr w:type="spellEnd"/>
      <w:r w:rsidRPr="001252B2">
        <w:t xml:space="preserve"> individuals tend to forage in </w:t>
      </w:r>
      <w:commentRangeStart w:id="41"/>
      <w:commentRangeStart w:id="42"/>
      <w:r w:rsidRPr="001252B2">
        <w:t>social groups</w:t>
      </w:r>
      <w:commentRangeEnd w:id="41"/>
      <w:r w:rsidR="00595EA6">
        <w:rPr>
          <w:rStyle w:val="CommentReference"/>
          <w:rFonts w:asciiTheme="minorHAnsi" w:eastAsiaTheme="minorEastAsia" w:hAnsiTheme="minorHAnsi" w:cstheme="minorBidi"/>
        </w:rPr>
        <w:commentReference w:id="41"/>
      </w:r>
      <w:commentRangeEnd w:id="42"/>
      <w:r w:rsidR="00595EA6">
        <w:rPr>
          <w:rStyle w:val="CommentReference"/>
          <w:rFonts w:asciiTheme="minorHAnsi" w:eastAsiaTheme="minorEastAsia" w:hAnsiTheme="minorHAnsi" w:cstheme="minorBidi"/>
        </w:rPr>
        <w:commentReference w:id="42"/>
      </w:r>
      <w:r w:rsidRPr="001252B2">
        <w:t xml:space="preserve">, we also calculated movement rates at the social group level by averaging the movement rates of the individuals belonging to a given social group (Table </w:t>
      </w:r>
      <w:r>
        <w:t>2-</w:t>
      </w:r>
      <w:r w:rsidRPr="001252B2">
        <w:t xml:space="preserve">1). </w:t>
      </w:r>
    </w:p>
    <w:p w14:paraId="41341112" w14:textId="77777777" w:rsidR="008C2BC8" w:rsidRPr="001252B2" w:rsidRDefault="008C2BC8" w:rsidP="008C2BC8">
      <w:pPr>
        <w:pStyle w:val="006BodyText"/>
      </w:pPr>
      <w:r w:rsidRPr="001252B2">
        <w:t xml:space="preserve">We simulated three different scenarios by varying the movement rate of individual animals. We considered different pooling approaches, meaning that the data </w:t>
      </w:r>
      <w:r w:rsidRPr="001252B2">
        <w:lastRenderedPageBreak/>
        <w:t xml:space="preserve">used to estimate the movement rate were grouped at different levels with each scenario </w:t>
      </w:r>
      <w:r w:rsidRPr="001252B2">
        <w:fldChar w:fldCharType="begin"/>
      </w:r>
      <w:r w:rsidRPr="001252B2">
        <w:instrText xml:space="preserve"> ADDIN ZOTERO_ITEM CSL_CITATION {"citationID":"RTcfm9lf","properties":{"formattedCitation":"(Langrock {\\i{}et al.} 2012)","plainCitation":"(Langrock et al. 2012)","noteIndex":0},"citationItems":[{"id":1105,"uris":["http://zotero.org/users/5667637/items/AFEPVSNC"],"uri":["http://zotero.org/users/5667637/items/AFEPVSNC"],"itemData":{"id":1105,"type":"article-journal","abstract":"We discuss hidden Markov-type models for fitting a variety of multistate random walks to wildlife movement data. Discrete-time hidden Markov models (HMMs) achieve considerable computational gains by focusing on observations that are regularly spaced in time, and for which the measurement error is negligible. These conditions are often met, in particular for data related to terrestrial animals, so that a likelihood-based HMM approach is feasible. We describe a number of extensions of HMMs for animal movement modeling, including more flexible state transition models and individual random effects (fitted in a non-Bayesian framework). In particular we consider so-called hidden semi-Markov models, which may substantially improve the goodness of fit and provide important insights into the behavioral state switching dynamics. To showcase the expediency of these methods, we consider an application of a hierarchical hidden semi-Markov model to multiple bison movement paths.","container-title":"Ecology","DOI":"10.1890/11-2241.1","ISSN":"1939-9170","issue":"11","language":"en","page":"2336-2342","source":"Wiley Online Library","title":"Flexible and practical modeling of animal telemetry data: hidden Markov models and extensions","title-short":"Flexible and practical modeling of animal telemetry data","volume":"93","author":[{"family":"Langrock","given":"Roland"},{"family":"King","given":"Ruth"},{"family":"Matthiopoulos","given":"Jason"},{"family":"Thomas","given":"Len"},{"family":"Fortin","given":"Daniel"},{"family":"Morales","given":"Juan M."}],"issued":{"date-parts":[["2012"]]}}}],"schema":"https://github.com/citation-style-language/schema/raw/master/csl-citation.json"} </w:instrText>
      </w:r>
      <w:r w:rsidRPr="001252B2">
        <w:fldChar w:fldCharType="separate"/>
      </w:r>
      <w:r w:rsidRPr="001252B2">
        <w:t>(Langrock et al. 2012)</w:t>
      </w:r>
      <w:r w:rsidRPr="001252B2">
        <w:fldChar w:fldCharType="end"/>
      </w:r>
      <w:r w:rsidRPr="001252B2">
        <w:t xml:space="preserve">. The first scenario consisted of a ‘complete pooling’ approach, in which a single movement rate is used for all individuals. The second scenario followed ‘partial pooling’, where movement rates for individuals were constrained by the distribution of movement rates within social groups. The final scenario incorporated individual variation with a ‘no pooling’ approach, where </w:t>
      </w:r>
      <w:proofErr w:type="gramStart"/>
      <w:r w:rsidRPr="001252B2">
        <w:t>each individual</w:t>
      </w:r>
      <w:proofErr w:type="gramEnd"/>
      <w:r w:rsidRPr="001252B2">
        <w:t xml:space="preserve"> had its own movement rate (See Figure </w:t>
      </w:r>
      <w:r>
        <w:t>2-</w:t>
      </w:r>
      <w:r w:rsidRPr="001252B2">
        <w:t>2). The movement rate is the inverse of the average distance moved in one minute, and thus it is used as the parameter in an exponential distribution to sample an animal’s movement distance at every time step in the simulation run (See simulation description below).</w:t>
      </w:r>
    </w:p>
    <w:p w14:paraId="057FBCC1" w14:textId="77777777" w:rsidR="008C2BC8" w:rsidRPr="00977E4B" w:rsidRDefault="008C2BC8" w:rsidP="008C2BC8">
      <w:pPr>
        <w:pStyle w:val="006BodyText"/>
      </w:pPr>
      <w:r w:rsidRPr="001252B2">
        <w:t xml:space="preserve">The movement rates calculated from the data were used to run our simulations in the following manner. 1) We fitted a lognormal distribution to the movement rates for the twelve individuals to describe what we consider the population’s distribution of movement rates (Figure </w:t>
      </w:r>
      <w:r>
        <w:t>2-2</w:t>
      </w:r>
      <w:r w:rsidRPr="001252B2">
        <w:t xml:space="preserve">). 2) For the complete pooling scenario, we calculated the expected value of the fitted lognormal distribution and used it as the single movement rate for those simulations. 3) In the case of the partial pooling, due to the low number of individuals per social group, we used the social group’s movement rate as the </w:t>
      </w:r>
      <m:oMath>
        <m:r>
          <w:rPr>
            <w:rFonts w:ascii="Cambria Math" w:hAnsi="Cambria Math"/>
          </w:rPr>
          <m:t>μ</m:t>
        </m:r>
      </m:oMath>
      <w:r w:rsidRPr="001252B2">
        <w:t xml:space="preserve"> parameter in a lognormal distribution and used the variance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1252B2">
        <w:t xml:space="preserve">) of the fitted distribution in step 1 to describe the distribution of movement rates for a given social group (Figure </w:t>
      </w:r>
      <w:r>
        <w:t>2-2</w:t>
      </w:r>
      <w:r w:rsidRPr="001252B2">
        <w:t>). 4) From each of the seven movement rate distributions associated for each social group, we sampled six movement rate values, and used them as the members of each social group in the partial pooling scenario. 5) Finally, for the no pooling scenario, we</w:t>
      </w:r>
      <w:r w:rsidRPr="00977E4B">
        <w:t xml:space="preserve"> </w:t>
      </w:r>
      <w:r w:rsidRPr="00977E4B">
        <w:lastRenderedPageBreak/>
        <w:t>sampled 30 individual movement rates from the lognormal distribution fitted in step 1 (Figure 2</w:t>
      </w:r>
      <w:r>
        <w:t>-2</w:t>
      </w:r>
      <w:r w:rsidRPr="00977E4B">
        <w:t xml:space="preserve">). </w:t>
      </w:r>
    </w:p>
    <w:p w14:paraId="1078EA18" w14:textId="77777777" w:rsidR="008C2BC8" w:rsidRPr="001252B2" w:rsidRDefault="008C2BC8" w:rsidP="008C2BC8">
      <w:pPr>
        <w:pStyle w:val="006BodyText"/>
      </w:pPr>
      <w:r w:rsidRPr="001252B2">
        <w:t xml:space="preserve">Parameter values for gut retention time were also based on empirically collected data from previous passage trials carried out with </w:t>
      </w:r>
      <w:proofErr w:type="spellStart"/>
      <w:r w:rsidRPr="001252B2">
        <w:t>Pteroglossus</w:t>
      </w:r>
      <w:proofErr w:type="spellEnd"/>
      <w:r w:rsidRPr="001252B2">
        <w:t xml:space="preserve"> </w:t>
      </w:r>
      <w:proofErr w:type="spellStart"/>
      <w:r w:rsidRPr="001252B2">
        <w:t>pluricinctus</w:t>
      </w:r>
      <w:proofErr w:type="spellEnd"/>
      <w:r w:rsidRPr="001252B2">
        <w:t xml:space="preserve"> individuals </w:t>
      </w:r>
      <w:r w:rsidRPr="001252B2">
        <w:fldChar w:fldCharType="begin"/>
      </w:r>
      <w:r w:rsidRPr="001252B2">
        <w:instrText xml:space="preserve"> ADDIN ZOTERO_ITEM CSL_CITATION {"citationID":"fLh9wwUh","properties":{"formattedCitation":"(Holbrook &amp; Loiselle 2007)","plainCitation":"(Holbrook &amp; Loiselle 2007)","noteIndex":0},"citationItems":[{"id":1040,"uris":["http://zotero.org/users/5667637/items/QXCYIGNP"],"uri":["http://zotero.org/users/5667637/items/QXCYIGNP"],"itemData":{"id":1040,"type":"chapter","container-title":"Seed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A."}],"issued":{"date-parts":[["2007"]]}}}],"schema":"https://github.com/citation-style-language/schema/raw/master/csl-citation.json"} </w:instrText>
      </w:r>
      <w:r w:rsidRPr="001252B2">
        <w:fldChar w:fldCharType="separate"/>
      </w:r>
      <w:r w:rsidRPr="001252B2">
        <w:t>(Holbrook &amp; Loiselle 2007)</w:t>
      </w:r>
      <w:r w:rsidRPr="001252B2">
        <w:fldChar w:fldCharType="end"/>
      </w:r>
      <w:r w:rsidRPr="001252B2">
        <w:t xml:space="preserve">. These passage trials were performed on four individuals captured in the field, held for two days, and fed </w:t>
      </w:r>
      <w:proofErr w:type="spellStart"/>
      <w:r w:rsidRPr="001252B2">
        <w:t>Virola</w:t>
      </w:r>
      <w:proofErr w:type="spellEnd"/>
      <w:r w:rsidRPr="001252B2">
        <w:t xml:space="preserve"> </w:t>
      </w:r>
      <w:proofErr w:type="spellStart"/>
      <w:r w:rsidRPr="001252B2">
        <w:t>flexuosa</w:t>
      </w:r>
      <w:proofErr w:type="spellEnd"/>
      <w:r w:rsidRPr="001252B2">
        <w:t xml:space="preserve"> seeds, which were marked with cotton threads and placed inside papaya cubes. Gut retention times were calculated based on seed ingestion and regurgitation times of tagged seeds. The distribution of gut retention times is best described with a fat-tailed distribution </w:t>
      </w:r>
      <w:r w:rsidRPr="001252B2">
        <w:fldChar w:fldCharType="begin"/>
      </w:r>
      <w:r w:rsidRPr="001252B2">
        <w:instrText xml:space="preserve"> ADDIN ZOTERO_ITEM CSL_CITATION {"citationID":"PIijYcLR","properties":{"formattedCitation":"(Morales &amp; Carlo 2006)","plainCitation":"(Morales &amp; Carlo 2006)","noteIndex":0},"citationItems":[{"id":362,"uris":["http://zotero.org/users/5667637/items/EWJL9VXW"],"uri":["http://zotero.org/users/5667637/items/EWJL9VXW"],"itemData":{"id":362,"type":"article-journal","abstract":"For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A."}],"issued":{"date-parts":[["2006"]]}}}],"schema":"https://github.com/citation-style-language/schema/raw/master/csl-citation.json"} </w:instrText>
      </w:r>
      <w:r w:rsidRPr="001252B2">
        <w:fldChar w:fldCharType="separate"/>
      </w:r>
      <w:r w:rsidRPr="001252B2">
        <w:t>(Morales &amp; Carlo 2006)</w:t>
      </w:r>
      <w:r w:rsidRPr="001252B2">
        <w:fldChar w:fldCharType="end"/>
      </w:r>
      <w:r w:rsidRPr="001252B2">
        <w:t xml:space="preserve">, thus we fit a gamma distribution to the field data on gut retention times, and estimated the gamma parameters, assessing goodness of fit visually using </w:t>
      </w:r>
      <w:proofErr w:type="spellStart"/>
      <w:r w:rsidRPr="001252B2">
        <w:t>QQplots</w:t>
      </w:r>
      <w:proofErr w:type="spellEnd"/>
      <w:r w:rsidRPr="001252B2">
        <w:t>. We used this gamma distribution to later sample gut retention times for each seed in our simulation runs (Figure 2-3).</w:t>
      </w:r>
    </w:p>
    <w:p w14:paraId="09B9541E" w14:textId="77777777" w:rsidR="008C2BC8" w:rsidRPr="00F96C74" w:rsidRDefault="008C2BC8" w:rsidP="008C2BC8">
      <w:pPr>
        <w:pStyle w:val="004Second-LevelSubheadingBOLD"/>
      </w:pPr>
      <w:bookmarkStart w:id="43" w:name="_Toc94618757"/>
      <w:r w:rsidRPr="00F96C74">
        <w:t xml:space="preserve">Simulation </w:t>
      </w:r>
      <w:r>
        <w:t>D</w:t>
      </w:r>
      <w:r w:rsidRPr="00F96C74">
        <w:t>escription</w:t>
      </w:r>
      <w:bookmarkEnd w:id="43"/>
      <w:r w:rsidRPr="00F96C74">
        <w:t xml:space="preserve"> </w:t>
      </w:r>
    </w:p>
    <w:p w14:paraId="25DCBB9F" w14:textId="77777777" w:rsidR="008C2BC8" w:rsidRPr="00977E4B" w:rsidRDefault="008C2BC8" w:rsidP="008C2BC8">
      <w:pPr>
        <w:pStyle w:val="006BodyText"/>
      </w:pPr>
      <w:r w:rsidRPr="00977E4B">
        <w:t xml:space="preserve">Each simulation run started with the animal at the origin with the source tree, at location (0,0). At the beginning of the simulation run, the animal received five seeds, each seed with an associated gut retention time randomly sampled from the gamma distribution described in Figure </w:t>
      </w:r>
      <w:r>
        <w:t>2-</w:t>
      </w:r>
      <w:r w:rsidRPr="00977E4B">
        <w:t xml:space="preserve">3. The simulation ran at one-minute intervals, and at every time step, a movement distance and movement angle determined the animal’s movement path (grey path in Figure </w:t>
      </w:r>
      <w:r>
        <w:t>2-1</w:t>
      </w:r>
      <w:r w:rsidRPr="00977E4B">
        <w:t>). Movement distances were randomly sampled from an exponential distribution, using as a parameter, the inverse of the movement rate selected for that specific simulated animal. Movement rates were randomly sampled according to the scenario being simulated as shown in Figure 2</w:t>
      </w:r>
      <w:r>
        <w:t>-2</w:t>
      </w:r>
      <w:r w:rsidRPr="00977E4B">
        <w:t xml:space="preserve">. Movement angles were sampled at each time step from a random uniform </w:t>
      </w:r>
      <w:proofErr w:type="gramStart"/>
      <w:r w:rsidRPr="00977E4B">
        <w:t>distribution,</w:t>
      </w:r>
      <w:proofErr w:type="gramEnd"/>
      <w:r w:rsidRPr="00977E4B">
        <w:t xml:space="preserve"> thus the </w:t>
      </w:r>
      <w:r w:rsidRPr="00977E4B">
        <w:lastRenderedPageBreak/>
        <w:t xml:space="preserve">simulated movement path had no specific directionality. Each simulation run allowed for the five seeds to be dropped at the animal’s location when the simulation reached each one of the gut retention times associated to each seed. The simulation run ended once all five seeds were dropped. We ran 100,000 simulation runs for each of the three pooling scenarios (complete, partial, and no pooling), with the number of simulations distributed evenly among the number of individuals for that </w:t>
      </w:r>
      <w:proofErr w:type="gramStart"/>
      <w:r w:rsidRPr="00977E4B">
        <w:t>particular scenario</w:t>
      </w:r>
      <w:proofErr w:type="gramEnd"/>
      <w:r w:rsidRPr="00977E4B">
        <w:t xml:space="preserve"> (42 in partial pooling and 30 in no pooling). </w:t>
      </w:r>
    </w:p>
    <w:p w14:paraId="2016897F" w14:textId="77777777" w:rsidR="008C2BC8" w:rsidRDefault="008C2BC8" w:rsidP="008C2BC8">
      <w:pPr>
        <w:pStyle w:val="004Second-LevelSubheadingBOLD"/>
      </w:pPr>
      <w:bookmarkStart w:id="44" w:name="_Toc94618758"/>
      <w:r>
        <w:t>Average Seed Dispersal and Aggregation Metrics</w:t>
      </w:r>
      <w:bookmarkEnd w:id="44"/>
    </w:p>
    <w:p w14:paraId="1BA59299" w14:textId="77777777" w:rsidR="008C2BC8" w:rsidRPr="00977E4B" w:rsidRDefault="008C2BC8" w:rsidP="008C2BC8">
      <w:pPr>
        <w:pStyle w:val="006BodyText"/>
      </w:pPr>
      <w:r w:rsidRPr="00977E4B">
        <w:t>We calculated seed dispersal distance as the Euclidean distance of each seed to the source plant. Given that our models only considered one parent plant located at the origin per simulation run, we calculated seed dispersal distance (DD) as the distance from each seed’s location to the origin as follows: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1152"/>
      </w:tblGrid>
      <w:tr w:rsidR="008C2BC8" w14:paraId="21D59755" w14:textId="77777777" w:rsidTr="000B74D2">
        <w:tc>
          <w:tcPr>
            <w:tcW w:w="8208" w:type="dxa"/>
            <w:vAlign w:val="center"/>
          </w:tcPr>
          <w:p w14:paraId="39F5B9AB" w14:textId="77777777" w:rsidR="008C2BC8" w:rsidRPr="0088360F" w:rsidRDefault="008C2BC8" w:rsidP="000B74D2">
            <w:pPr>
              <w:spacing w:line="480" w:lineRule="auto"/>
            </w:pPr>
            <m:oMathPara>
              <m:oMath>
                <m:r>
                  <w:rPr>
                    <w:rFonts w:ascii="Cambria Math" w:hAnsi="Cambria Math"/>
                  </w:rPr>
                  <m:t>D</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rPr>
                    </m:ctrlPr>
                  </m:radPr>
                  <m:deg/>
                  <m:e>
                    <m:r>
                      <w:rPr>
                        <w:rFonts w:ascii="Cambria Math" w:hAnsi="Cambria Math"/>
                      </w:rPr>
                      <m:t>(0-</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tc>
        <w:tc>
          <w:tcPr>
            <w:tcW w:w="1152" w:type="dxa"/>
            <w:vAlign w:val="center"/>
          </w:tcPr>
          <w:p w14:paraId="22E0B6E8" w14:textId="77777777" w:rsidR="008C2BC8" w:rsidRPr="0088360F" w:rsidRDefault="008C2BC8" w:rsidP="000B74D2">
            <w:pPr>
              <w:jc w:val="right"/>
            </w:pPr>
            <w:r w:rsidRPr="0088360F">
              <w:t>(</w:t>
            </w:r>
            <w:r>
              <w:t>1</w:t>
            </w:r>
            <w:r w:rsidRPr="0088360F">
              <w:t>-1)</w:t>
            </w:r>
          </w:p>
        </w:tc>
      </w:tr>
    </w:tbl>
    <w:p w14:paraId="1A1B626F" w14:textId="77777777" w:rsidR="008C2BC8" w:rsidRPr="00174F5C" w:rsidRDefault="008C2BC8" w:rsidP="008C2BC8">
      <w:pPr>
        <w:pStyle w:val="007BodyText-NoIndent"/>
      </w:pPr>
      <w:r w:rsidRPr="00174F5C">
        <w:t xml:space="preserve">where </w:t>
      </w:r>
      <m:oMath>
        <m:r>
          <w:rPr>
            <w:rFonts w:ascii="Cambria Math" w:hAnsi="Cambria Math"/>
          </w:rPr>
          <m:t>D</m:t>
        </m:r>
        <m:sSub>
          <m:sSubPr>
            <m:ctrlPr>
              <w:rPr>
                <w:rFonts w:ascii="Cambria Math" w:hAnsi="Cambria Math"/>
              </w:rPr>
            </m:ctrlPr>
          </m:sSubPr>
          <m:e>
            <m:r>
              <w:rPr>
                <w:rFonts w:ascii="Cambria Math" w:hAnsi="Cambria Math"/>
              </w:rPr>
              <m:t>D</m:t>
            </m:r>
          </m:e>
          <m:sub>
            <m:r>
              <w:rPr>
                <w:rFonts w:ascii="Cambria Math" w:hAnsi="Cambria Math"/>
              </w:rPr>
              <m:t>i</m:t>
            </m:r>
          </m:sub>
        </m:sSub>
      </m:oMath>
      <w:r w:rsidRPr="00174F5C">
        <w:t xml:space="preserve"> is the dispersal distance for seed </w:t>
      </w:r>
      <m:oMath>
        <m:r>
          <w:rPr>
            <w:rFonts w:ascii="Cambria Math" w:hAnsi="Cambria Math"/>
          </w:rPr>
          <m:t>i</m:t>
        </m:r>
      </m:oMath>
      <w:r w:rsidRPr="00174F5C">
        <w:t xml:space="preserve"> in the simulation run, and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174F5C">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174F5C">
        <w:t xml:space="preserve"> are that seed’s location coordinates in the </w:t>
      </w:r>
      <w:proofErr w:type="gramStart"/>
      <w:r w:rsidRPr="00174F5C">
        <w:t>landscape.</w:t>
      </w:r>
      <w:proofErr w:type="gramEnd"/>
      <w:r w:rsidRPr="00174F5C">
        <w:t xml:space="preserve"> As described above, every simulation run consisted of five seeds being dispersed by the virtual animal, each with 100,000 simulation runs per pooling scenario, this meant we had 500,000 seeds dispersed for each pooling scenario. We calculated the average seed location per run, out of the five seeds dispersed in each run, and estimated the dispersal distance per run as the distance from the origin to the average seed location. We also used an aggregation metric to determine how evenly seeds would be dispersed across the landscape in each simulation run. We calculated seed dispersion as the average distance of each seed to </w:t>
      </w:r>
      <w:r w:rsidRPr="00174F5C">
        <w:lastRenderedPageBreak/>
        <w:t xml:space="preserve">the mean seed location in each simulation run following methods in previous studies </w:t>
      </w:r>
      <w:r w:rsidRPr="00174F5C">
        <w:fldChar w:fldCharType="begin"/>
      </w:r>
      <w:r w:rsidRPr="00174F5C">
        <w:instrText xml:space="preserve"> ADDIN ZOTERO_ITEM CSL_CITATION {"citationID":"EukwpoN4","properties":{"formattedCitation":"(Jones {\\i{}et al.} 2017)","plainCitation":"(Jones et al. 2017)","noteIndex":0},"citationItems":[{"id":384,"uris":["http://zotero.org/users/5667637/items/QP5Y83DP"],"uri":["http://zotero.org/users/5667637/items/QP5Y83DP"],"itemData":{"id":384,"type":"article-journal","abstract":"Habitat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174F5C">
        <w:rPr>
          <w:rFonts w:ascii="Cambria Math" w:hAnsi="Cambria Math" w:cs="Cambria Math"/>
        </w:rPr>
        <w:instrText>‐</w:instrText>
      </w:r>
      <w:r w:rsidRPr="00174F5C">
        <w:instrText xml:space="preserve">Sylvester","given":"Scott M."},{"family":"Leberg","given":"Paul L."},{"family":"Johnson","given":"Derek M."}],"issued":{"date-parts":[["2017"]]}}}],"schema":"https://github.com/citation-style-language/schema/raw/master/csl-citation.json"} </w:instrText>
      </w:r>
      <w:r w:rsidRPr="00174F5C">
        <w:fldChar w:fldCharType="separate"/>
      </w:r>
      <w:r w:rsidRPr="00174F5C">
        <w:t>(Jones et al. 2017)</w:t>
      </w:r>
      <w:r w:rsidRPr="00174F5C">
        <w:fldChar w:fldCharType="end"/>
      </w:r>
      <w:r w:rsidRPr="00174F5C">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1152"/>
      </w:tblGrid>
      <w:tr w:rsidR="008C2BC8" w14:paraId="03664AD5" w14:textId="77777777" w:rsidTr="000B74D2">
        <w:tc>
          <w:tcPr>
            <w:tcW w:w="8208" w:type="dxa"/>
            <w:vAlign w:val="center"/>
          </w:tcPr>
          <w:p w14:paraId="279C0BE6" w14:textId="77777777" w:rsidR="008C2BC8" w:rsidRPr="0088360F" w:rsidRDefault="008C2BC8" w:rsidP="000B74D2">
            <w:pPr>
              <w:spacing w:line="480" w:lineRule="auto"/>
            </w:pPr>
            <m:oMathPara>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e>
                    </m:rad>
                  </m:num>
                  <m:den>
                    <m:r>
                      <w:rPr>
                        <w:rFonts w:ascii="Cambria Math" w:hAnsi="Cambria Math"/>
                      </w:rPr>
                      <m:t>n</m:t>
                    </m:r>
                  </m:den>
                </m:f>
              </m:oMath>
            </m:oMathPara>
          </w:p>
        </w:tc>
        <w:tc>
          <w:tcPr>
            <w:tcW w:w="1152" w:type="dxa"/>
            <w:vAlign w:val="center"/>
          </w:tcPr>
          <w:p w14:paraId="28814CA6" w14:textId="77777777" w:rsidR="008C2BC8" w:rsidRPr="0088360F" w:rsidRDefault="008C2BC8" w:rsidP="000B74D2">
            <w:pPr>
              <w:jc w:val="right"/>
            </w:pPr>
            <w:r w:rsidRPr="0088360F">
              <w:t>(</w:t>
            </w:r>
            <w:r>
              <w:t>1</w:t>
            </w:r>
            <w:r w:rsidRPr="0088360F">
              <w:t>-</w:t>
            </w:r>
            <w:r>
              <w:t>2</w:t>
            </w:r>
            <w:r w:rsidRPr="0088360F">
              <w:t>)</w:t>
            </w:r>
          </w:p>
        </w:tc>
      </w:tr>
    </w:tbl>
    <w:p w14:paraId="06518EA5" w14:textId="77777777" w:rsidR="008C2BC8" w:rsidRPr="00174F5C" w:rsidRDefault="008C2BC8" w:rsidP="008C2BC8">
      <w:pPr>
        <w:pStyle w:val="007BodyText-NoIndent"/>
      </w:pPr>
      <w:r w:rsidRPr="00174F5C">
        <w:t xml:space="preserve">where </w:t>
      </w:r>
      <m:oMath>
        <m:r>
          <w:rPr>
            <w:rFonts w:ascii="Cambria Math" w:hAnsi="Cambria Math"/>
          </w:rPr>
          <m:t>n</m:t>
        </m:r>
      </m:oMath>
      <w:r w:rsidRPr="00174F5C">
        <w:t xml:space="preserve"> is the number of seeds for each simulation run (5 seeds), and </w:t>
      </w:r>
      <m:oMath>
        <m:sSub>
          <m:sSubPr>
            <m:ctrlPr>
              <w:rPr>
                <w:rFonts w:ascii="Cambria Math" w:hAnsi="Cambria Math"/>
              </w:rPr>
            </m:ctrlPr>
          </m:sSubPr>
          <m:e>
            <m:r>
              <w:rPr>
                <w:rFonts w:ascii="Cambria Math" w:hAnsi="Cambria Math"/>
              </w:rPr>
              <m:t>x</m:t>
            </m:r>
          </m:e>
          <m:sub>
            <m:r>
              <w:rPr>
                <w:rFonts w:ascii="Cambria Math" w:hAnsi="Cambria Math"/>
              </w:rPr>
              <m:t>mj</m:t>
            </m:r>
          </m:sub>
        </m:sSub>
      </m:oMath>
      <w:r w:rsidRPr="00174F5C">
        <w:t xml:space="preserve"> and </w:t>
      </w:r>
      <m:oMath>
        <m:sSub>
          <m:sSubPr>
            <m:ctrlPr>
              <w:rPr>
                <w:rFonts w:ascii="Cambria Math" w:hAnsi="Cambria Math"/>
              </w:rPr>
            </m:ctrlPr>
          </m:sSubPr>
          <m:e>
            <m:r>
              <w:rPr>
                <w:rFonts w:ascii="Cambria Math" w:hAnsi="Cambria Math"/>
              </w:rPr>
              <m:t>y</m:t>
            </m:r>
          </m:e>
          <m:sub>
            <m:r>
              <w:rPr>
                <w:rFonts w:ascii="Cambria Math" w:hAnsi="Cambria Math"/>
              </w:rPr>
              <m:t>mj</m:t>
            </m:r>
          </m:sub>
        </m:sSub>
      </m:oMath>
      <w:r w:rsidRPr="00174F5C">
        <w:t xml:space="preserve"> are the mean seed locations in the </w:t>
      </w:r>
      <m:oMath>
        <m:r>
          <w:rPr>
            <w:rFonts w:ascii="Cambria Math" w:hAnsi="Cambria Math"/>
          </w:rPr>
          <m:t>j</m:t>
        </m:r>
      </m:oMath>
      <w:r w:rsidRPr="00174F5C">
        <w:t xml:space="preserve"> simulation </w:t>
      </w:r>
      <w:proofErr w:type="gramStart"/>
      <w:r w:rsidRPr="00174F5C">
        <w:t>run.</w:t>
      </w:r>
      <w:proofErr w:type="gramEnd"/>
      <w:r w:rsidRPr="00174F5C">
        <w:t xml:space="preserve"> Thus, for each pooling scenario we had 100,000 values of average dispersal and seed dispersion. Given that seed dispersion is a measure of distances away from a spatial mean, an increase in seed disper</w:t>
      </w:r>
      <w:proofErr w:type="spellStart"/>
      <w:r w:rsidRPr="00174F5C">
        <w:t>sion</w:t>
      </w:r>
      <w:proofErr w:type="spellEnd"/>
      <w:r w:rsidRPr="00174F5C">
        <w:t xml:space="preserve"> for our study is equivalent to having seeds be deposited more evenly </w:t>
      </w:r>
      <w:r w:rsidRPr="00174F5C">
        <w:fldChar w:fldCharType="begin"/>
      </w:r>
      <w:r w:rsidRPr="00174F5C">
        <w:instrText xml:space="preserve"> ADDIN ZOTERO_ITEM CSL_CITATION {"citationID":"XaixUvUy","properties":{"formattedCitation":"(Jones {\\i{}et al.} 2017)","plainCitation":"(Jones et al. 2017)","noteIndex":0},"citationItems":[{"id":384,"uris":["http://zotero.org/users/5667637/items/QP5Y83DP"],"uri":["http://zotero.org/users/5667637/items/QP5Y83DP"],"itemData":{"id":384,"type":"article-journal","abstract":"Habitat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174F5C">
        <w:rPr>
          <w:rFonts w:ascii="Cambria Math" w:hAnsi="Cambria Math" w:cs="Cambria Math"/>
        </w:rPr>
        <w:instrText>‐</w:instrText>
      </w:r>
      <w:r w:rsidRPr="00174F5C">
        <w:instrText xml:space="preserve">Sylvester","given":"Scott M."},{"family":"Leberg","given":"Paul L."},{"family":"Johnson","given":"Derek M."}],"issued":{"date-parts":[["2017"]]}}}],"schema":"https://github.com/citation-style-language/schema/raw/master/csl-citation.json"} </w:instrText>
      </w:r>
      <w:r w:rsidRPr="00174F5C">
        <w:fldChar w:fldCharType="separate"/>
      </w:r>
      <w:r w:rsidRPr="00174F5C">
        <w:t>(Jones et al. 2017)</w:t>
      </w:r>
      <w:r w:rsidRPr="00174F5C">
        <w:fldChar w:fldCharType="end"/>
      </w:r>
      <w:r w:rsidRPr="00174F5C">
        <w:t>. We calculated mean and standard deviation for these metrics across all simulation runs for each pooling scenario to compare across models.</w:t>
      </w:r>
    </w:p>
    <w:p w14:paraId="01DA0B70" w14:textId="77777777" w:rsidR="008C2BC8" w:rsidRDefault="008C2BC8" w:rsidP="008C2BC8">
      <w:pPr>
        <w:pStyle w:val="004Second-LevelSubheadingBOLD"/>
      </w:pPr>
      <w:bookmarkStart w:id="45" w:name="seed-dispersal-kernels"/>
      <w:bookmarkStart w:id="46" w:name="_Toc94618759"/>
      <w:r>
        <w:t>Seed Dispersal Kernel</w:t>
      </w:r>
      <w:bookmarkEnd w:id="45"/>
      <w:r>
        <w:t xml:space="preserve"> Estimation</w:t>
      </w:r>
      <w:bookmarkEnd w:id="46"/>
    </w:p>
    <w:p w14:paraId="24F583B5" w14:textId="77777777" w:rsidR="008C2BC8" w:rsidRPr="00174F5C" w:rsidRDefault="008C2BC8" w:rsidP="008C2BC8">
      <w:pPr>
        <w:pStyle w:val="006BodyText"/>
      </w:pPr>
      <w:r w:rsidRPr="00174F5C">
        <w:t xml:space="preserve">Seed dispersal kernels are functions used to describe the probability of a seed being dispersed or deposited at a specific distance away from its parent plant (Nathan and Muller-Landau 2000). The resulting data from our three simulation models provided a dispersal distance for each simulated seed, and thus we used this information to describe the seed dispersal kernels for the model of each pooling scenario. Dispersal kernels in nature tend to be leptokurtic, with a peak near the origin and long tails, therefore kernel shape can be summarized by its kurtosis (Morales and Carlo 2006). We quantified the dispersal kernels produced in our three models by calculating the mean and standard deviation, kurtosis, maximum dispersal distance, and percentage of long-distance dispersal events for each of the pooling scenarios. To classify dispersal distances as long-distance events, we used a threshold of 500m based on previous work associated to this specific system </w:t>
      </w:r>
      <w:r w:rsidRPr="00174F5C">
        <w:fldChar w:fldCharType="begin"/>
      </w:r>
      <w:r w:rsidRPr="00174F5C">
        <w:instrText xml:space="preserve"> ADDIN ZOTERO_ITEM CSL_CITATION {"citationID":"2HVRSuz5","properties":{"formattedCitation":"(Holbrook &amp; Loiselle 2007)","plainCitation":"(Holbrook &amp; Loiselle 2007)","noteIndex":0},"citationItems":[{"id":1040,"uris":["http://zotero.org/users/5667637/items/QXCYIGNP"],"uri":["http://zotero.org/users/5667637/items/QXCYIGNP"],"itemData":{"id":1040,"type":"chapter","container-title":"Seed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A."}],"issued":{"date-parts":[["2007"]]}}}],"schema":"https://github.com/citation-style-language/schema/raw/master/csl-citation.json"} </w:instrText>
      </w:r>
      <w:r w:rsidRPr="00174F5C">
        <w:fldChar w:fldCharType="separate"/>
      </w:r>
      <w:r w:rsidRPr="00174F5C">
        <w:t>(Holbrook &amp; Loiselle 2007)</w:t>
      </w:r>
      <w:r w:rsidRPr="00174F5C">
        <w:fldChar w:fldCharType="end"/>
      </w:r>
      <w:r w:rsidRPr="00174F5C">
        <w:t xml:space="preserve">. In addition to this, </w:t>
      </w:r>
      <w:r w:rsidRPr="00174F5C">
        <w:lastRenderedPageBreak/>
        <w:t xml:space="preserve">we also fit a Weibull probability distribution, commonly used in dispersal ecology as it is flexible enough to accommodate variability in the tails and provide informative parameters associated to the mean dispersal distance and heaviness of the tail </w:t>
      </w:r>
      <w:r w:rsidRPr="00174F5C">
        <w:fldChar w:fldCharType="begin"/>
      </w:r>
      <w:r w:rsidRPr="00174F5C">
        <w:instrText xml:space="preserve"> ADDIN ZOTERO_ITEM CSL_CITATION {"citationID":"rpRpMltO","properties":{"formattedCitation":"(Morales &amp; Carlo 2006)","plainCitation":"(Morales &amp; Carlo 2006)","noteIndex":0},"citationItems":[{"id":362,"uris":["http://zotero.org/users/5667637/items/EWJL9VXW"],"uri":["http://zotero.org/users/5667637/items/EWJL9VXW"],"itemData":{"id":362,"type":"article-journal","abstract":"For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A."}],"issued":{"date-parts":[["2006"]]}}}],"schema":"https://github.com/citation-style-language/schema/raw/master/csl-citation.json"} </w:instrText>
      </w:r>
      <w:r w:rsidRPr="00174F5C">
        <w:fldChar w:fldCharType="separate"/>
      </w:r>
      <w:r w:rsidRPr="00174F5C">
        <w:t>(Morales &amp; Carlo 2006)</w:t>
      </w:r>
      <w:r w:rsidRPr="00174F5C">
        <w:fldChar w:fldCharType="end"/>
      </w:r>
      <w:r w:rsidRPr="00174F5C">
        <w:t xml:space="preserve">. Given that we had </w:t>
      </w:r>
      <w:proofErr w:type="gramStart"/>
      <w:r w:rsidRPr="00174F5C">
        <w:t>a large number of</w:t>
      </w:r>
      <w:proofErr w:type="gramEnd"/>
      <w:r w:rsidRPr="00174F5C">
        <w:t xml:space="preserve"> simulated seeds, we fit Weibull distributions to random Monte Carlo subsamples in each scenario. This means that for each pooling scenario, we sampled 100 seeds and fitted a Weibull distribution to their distance from the origin. We repeated this process 1000 times for each pooling scenario and compared the distribution of shape and scale parameters across pooling scenarios using the non-parametric kernel density estimation from the `kde1d` package in R </w:t>
      </w:r>
      <w:r w:rsidRPr="00174F5C">
        <w:fldChar w:fldCharType="begin"/>
      </w:r>
      <w:r w:rsidRPr="00174F5C">
        <w:instrText xml:space="preserve"> ADDIN ZOTERO_ITEM CSL_CITATION {"citationID":"UlaF9rQV","properties":{"formattedCitation":"(Nagler &amp; Vatter 2020)","plainCitation":"(Nagler &amp; Vatter 2020)","noteIndex":0},"citationItems":[{"id":3426,"uris":["http://zotero.org/users/5667637/items/FBVQNBEM"],"uri":["http://zotero.org/users/5667637/items/FBVQNBEM"],"itemData":{"id":3426,"type":"book","abstract":"Provides an efficient implementation of univariate local polynomial kernel density estimators that can handle bounded and discrete data. See Geenens (2014) &lt;arXiv:1303.4121&gt;, Geenens and Wang (2018) &lt;arXiv:1602.04862&gt;, Nagler (2018a) &lt;arXiv:1704.07457&gt;, Nagler (2018b) &lt;arXiv:1705.05431&gt;.","source":"R-Packages","title":"kde1d: Univariate Kernel Density Estimation","title-short":"kde1d","URL":"https://CRAN.R-project.org/package=kde1d","version":"1.0.3","author":[{"family":"Nagler","given":"Thomas"},{"family":"Vatter","given":"Thibault"}],"accessed":{"date-parts":[["2021",11,18]]},"issued":{"date-parts":[["2020",10,26]]}}}],"schema":"https://github.com/citation-style-language/schema/raw/master/csl-citation.json"} </w:instrText>
      </w:r>
      <w:r w:rsidRPr="00174F5C">
        <w:fldChar w:fldCharType="separate"/>
      </w:r>
      <w:r w:rsidRPr="00174F5C">
        <w:t>(Nagler &amp; Vatter 2020)</w:t>
      </w:r>
      <w:r w:rsidRPr="00174F5C">
        <w:fldChar w:fldCharType="end"/>
      </w:r>
      <w:r w:rsidRPr="00174F5C">
        <w:t xml:space="preserve"> and calculating their mean and 95% confidence intervals. To fit the data associated to seed dispersal distances via Maximum Likelihood we used the function ‘</w:t>
      </w:r>
      <w:proofErr w:type="spellStart"/>
      <w:r w:rsidRPr="00174F5C">
        <w:t>fitdist</w:t>
      </w:r>
      <w:proofErr w:type="spellEnd"/>
      <w:r w:rsidRPr="00174F5C">
        <w:t>()’ from the package ‘</w:t>
      </w:r>
      <w:proofErr w:type="spellStart"/>
      <w:r w:rsidRPr="00174F5C">
        <w:t>fitdistrplus</w:t>
      </w:r>
      <w:proofErr w:type="spellEnd"/>
      <w:r w:rsidRPr="00174F5C">
        <w:t xml:space="preserve">’ </w:t>
      </w:r>
      <w:r w:rsidRPr="00174F5C">
        <w:fldChar w:fldCharType="begin"/>
      </w:r>
      <w:r w:rsidRPr="00174F5C">
        <w:instrText xml:space="preserve"> ADDIN ZOTERO_ITEM CSL_CITATION {"citationID":"hifmwD8a","properties":{"formattedCitation":"(Delignette-Muller &amp; Dutang 2015)","plainCitation":"(Delignette-Muller &amp; Dutang 2015)","noteIndex":0},"citationItems":[{"id":3421,"uris":["http://zotero.org/users/5667637/items/J4ZYSMTA"],"uri":["http://zotero.org/users/5667637/items/J4ZYSMTA"],"itemData":{"id":3421,"type":"article-journal","abstract":"The package fitdistrplus provides functions for fitting univariate distributions to different types of data (continuous censored or non-censored data and discrete data) and allowing different estimation methods (maximum likelihood, moment matching, quantile matching and maximum goodness-of-fit estimation). Outputs of fitdist and fitdistcens functions are S3 objects, for which specific methods are provided, including summary, plot and quantile. This package also provides various functions to compare the fit of several distributions to the same data set and can handle to bootstrap parameter estimates. Detailed examples are given in food risk assessment, ecotoxicology and insurance contexts.","container-title":"Journal of Statistical Software","DOI":"10.18637/jss.v064.i04","ISSN":"1548-7660","language":"en","page":"1-34","source":"www.jstatsoft.org","title":"fitdistrplus: An R Package for Fitting Distributions","title-short":"fitdistrplus","volume":"64","author":[{"family":"Delignette-Muller","given":"Marie Laure"},{"family":"Dutang","given":"Christophe"}],"issued":{"date-parts":[["2015",3,20]]}}}],"schema":"https://github.com/citation-style-language/schema/raw/master/csl-citation.json"} </w:instrText>
      </w:r>
      <w:r w:rsidRPr="00174F5C">
        <w:fldChar w:fldCharType="separate"/>
      </w:r>
      <w:r w:rsidRPr="00174F5C">
        <w:t>(Delignette-Muller &amp; Dutang 2015)</w:t>
      </w:r>
      <w:r w:rsidRPr="00174F5C">
        <w:fldChar w:fldCharType="end"/>
      </w:r>
      <w:r w:rsidRPr="00174F5C">
        <w:t xml:space="preserve"> in R using the following probability density function:</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1152"/>
      </w:tblGrid>
      <w:tr w:rsidR="008C2BC8" w14:paraId="4E3DA2FB" w14:textId="77777777" w:rsidTr="000B74D2">
        <w:tc>
          <w:tcPr>
            <w:tcW w:w="8208" w:type="dxa"/>
            <w:vAlign w:val="center"/>
          </w:tcPr>
          <w:p w14:paraId="79CA7D30" w14:textId="77777777" w:rsidR="008C2BC8" w:rsidRPr="0088360F" w:rsidRDefault="008C2BC8" w:rsidP="000B74D2">
            <w:pPr>
              <w:spacing w:line="480" w:lineRule="auto"/>
            </w:pPr>
            <m:oMathPara>
              <m:oMath>
                <m:r>
                  <w:rPr>
                    <w:rFonts w:ascii="Cambria Math" w:hAnsi="Cambria Math"/>
                  </w:rPr>
                  <m:t>W(x)=</m:t>
                </m:r>
                <m:d>
                  <m:dPr>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b</m:t>
                            </m:r>
                          </m:den>
                        </m:f>
                      </m:e>
                    </m:d>
                  </m:e>
                  <m:sup>
                    <m:r>
                      <w:rPr>
                        <w:rFonts w:ascii="Cambria Math" w:hAnsi="Cambria Math"/>
                      </w:rPr>
                      <m:t>a-1</m:t>
                    </m:r>
                  </m:sup>
                </m:sSup>
                <m:r>
                  <m:rPr>
                    <m:sty m:val="p"/>
                  </m:rPr>
                  <w:rPr>
                    <w:rFonts w:ascii="Cambria Math" w:hAnsi="Cambria Math"/>
                  </w:rPr>
                  <m:t>exp⁡</m:t>
                </m:r>
                <m:r>
                  <w:rPr>
                    <w:rFonts w:ascii="Cambria Math" w:hAnsi="Cambria Math"/>
                  </w:rPr>
                  <m:t>[-(x</m:t>
                </m:r>
                <m:r>
                  <m:rPr>
                    <m:lit/>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a</m:t>
                    </m:r>
                  </m:sup>
                </m:sSup>
                <m:r>
                  <w:rPr>
                    <w:rFonts w:ascii="Cambria Math" w:hAnsi="Cambria Math"/>
                  </w:rPr>
                  <m:t>]</m:t>
                </m:r>
              </m:oMath>
            </m:oMathPara>
          </w:p>
        </w:tc>
        <w:tc>
          <w:tcPr>
            <w:tcW w:w="1152" w:type="dxa"/>
            <w:vAlign w:val="center"/>
          </w:tcPr>
          <w:p w14:paraId="68318163" w14:textId="77777777" w:rsidR="008C2BC8" w:rsidRPr="0088360F" w:rsidRDefault="008C2BC8" w:rsidP="000B74D2">
            <w:pPr>
              <w:jc w:val="right"/>
            </w:pPr>
            <w:r w:rsidRPr="0088360F">
              <w:t>(</w:t>
            </w:r>
            <w:r>
              <w:t>1</w:t>
            </w:r>
            <w:r w:rsidRPr="0088360F">
              <w:t>-</w:t>
            </w:r>
            <w:r>
              <w:t>3</w:t>
            </w:r>
            <w:r w:rsidRPr="0088360F">
              <w:t>)</w:t>
            </w:r>
          </w:p>
        </w:tc>
      </w:tr>
    </w:tbl>
    <w:p w14:paraId="2DA2663B" w14:textId="77777777" w:rsidR="008C2BC8" w:rsidRPr="00174F5C" w:rsidRDefault="008C2BC8" w:rsidP="008C2BC8">
      <w:pPr>
        <w:pStyle w:val="007BodyText-NoIndent"/>
      </w:pPr>
      <w:r w:rsidRPr="00174F5C">
        <w:t xml:space="preserve">The estimated shape and scale parameters determine the tail of the distribution, and the location of the peak of the distribution respectively. It is worth noting that the standard parameterization of the Weibull distribution in ‘R’ is different from the parameterization used in Morales and Carlo (2006), where the shape parameter </w:t>
      </w:r>
      <m:oMath>
        <m:r>
          <w:rPr>
            <w:rFonts w:ascii="Cambria Math" w:hAnsi="Cambria Math"/>
          </w:rPr>
          <m:t>a</m:t>
        </m:r>
        <m:r>
          <m:rPr>
            <m:sty m:val="p"/>
          </m:rPr>
          <w:rPr>
            <w:rFonts w:ascii="Cambria Math" w:hAnsi="Cambria Math"/>
          </w:rPr>
          <m:t>=</m:t>
        </m:r>
        <m:r>
          <w:rPr>
            <w:rFonts w:ascii="Cambria Math" w:hAnsi="Cambria Math"/>
          </w:rPr>
          <m:t>ν</m:t>
        </m:r>
      </m:oMath>
      <w:r w:rsidRPr="00174F5C">
        <w:t xml:space="preserve"> remains the same, but the scale parameter is defined as </w:t>
      </w:r>
      <m:oMath>
        <m:r>
          <w:rPr>
            <w:rFonts w:ascii="Cambria Math" w:hAnsi="Cambria Math"/>
          </w:rPr>
          <m:t>κ</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ν</m:t>
            </m:r>
          </m:sup>
        </m:sSup>
      </m:oMath>
      <w:r w:rsidRPr="00174F5C">
        <w:t xml:space="preserve">, giving a density distribution function of </w:t>
      </w:r>
      <m:oMath>
        <m:r>
          <w:rPr>
            <w:rFonts w:ascii="Cambria Math" w:hAnsi="Cambria Math"/>
          </w:rPr>
          <m:t>W</m:t>
        </m:r>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κν</m:t>
        </m:r>
        <m:sSup>
          <m:sSupPr>
            <m:ctrlPr>
              <w:rPr>
                <w:rFonts w:ascii="Cambria Math" w:hAnsi="Cambria Math"/>
              </w:rPr>
            </m:ctrlPr>
          </m:sSupPr>
          <m:e>
            <m:r>
              <w:rPr>
                <w:rFonts w:ascii="Cambria Math" w:hAnsi="Cambria Math"/>
              </w:rPr>
              <m:t>r</m:t>
            </m:r>
          </m:e>
          <m:sup>
            <m:r>
              <w:rPr>
                <w:rFonts w:ascii="Cambria Math" w:hAnsi="Cambria Math"/>
              </w:rPr>
              <m:t>ν</m:t>
            </m:r>
            <m:r>
              <m:rPr>
                <m:sty m:val="p"/>
              </m:rP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κr</m:t>
                    </m:r>
                  </m:e>
                  <m:sup>
                    <m:r>
                      <w:rPr>
                        <w:rFonts w:ascii="Cambria Math" w:hAnsi="Cambria Math"/>
                      </w:rPr>
                      <m:t>ν</m:t>
                    </m:r>
                  </m:sup>
                </m:sSup>
              </m:e>
            </m:d>
          </m:e>
        </m:func>
      </m:oMath>
      <w:r w:rsidRPr="00174F5C">
        <w:t xml:space="preserve">.  We can note that for </w:t>
      </w:r>
      <m:oMath>
        <m:r>
          <w:rPr>
            <w:rFonts w:ascii="Cambria Math" w:hAnsi="Cambria Math"/>
          </w:rPr>
          <m:t>a</m:t>
        </m:r>
        <m:r>
          <m:rPr>
            <m:sty m:val="p"/>
          </m:rPr>
          <w:rPr>
            <w:rFonts w:ascii="Cambria Math" w:hAnsi="Cambria Math"/>
          </w:rPr>
          <m:t>=</m:t>
        </m:r>
        <m:r>
          <w:rPr>
            <w:rFonts w:ascii="Cambria Math" w:hAnsi="Cambria Math"/>
          </w:rPr>
          <m:t>ν</m:t>
        </m:r>
        <m:r>
          <m:rPr>
            <m:sty m:val="p"/>
          </m:rPr>
          <w:rPr>
            <w:rFonts w:ascii="Cambria Math" w:hAnsi="Cambria Math"/>
          </w:rPr>
          <m:t>=1</m:t>
        </m:r>
      </m:oMath>
      <w:r w:rsidRPr="00174F5C">
        <w:t xml:space="preserve"> the distribution shows a tail with exponential d</w:t>
      </w:r>
      <w:proofErr w:type="spellStart"/>
      <w:r w:rsidRPr="00174F5C">
        <w:t>ecay</w:t>
      </w:r>
      <w:proofErr w:type="spellEnd"/>
      <w:r w:rsidRPr="00174F5C">
        <w:t xml:space="preserve">, with values of </w:t>
      </w:r>
      <m:oMath>
        <m:r>
          <w:rPr>
            <w:rFonts w:ascii="Cambria Math" w:hAnsi="Cambria Math"/>
          </w:rPr>
          <m:t>ν</m:t>
        </m:r>
        <m:r>
          <m:rPr>
            <m:sty m:val="p"/>
          </m:rPr>
          <w:rPr>
            <w:rFonts w:ascii="Cambria Math" w:hAnsi="Cambria Math"/>
          </w:rPr>
          <m:t>&gt;1</m:t>
        </m:r>
      </m:oMath>
      <w:r w:rsidRPr="00174F5C">
        <w:t xml:space="preserve"> the tail shows fast-decay or thin tail, and when </w:t>
      </w:r>
      <m:oMath>
        <m:r>
          <w:rPr>
            <w:rFonts w:ascii="Cambria Math" w:hAnsi="Cambria Math"/>
          </w:rPr>
          <m:t>ν</m:t>
        </m:r>
        <m:r>
          <m:rPr>
            <m:sty m:val="p"/>
          </m:rPr>
          <w:rPr>
            <w:rFonts w:ascii="Cambria Math" w:hAnsi="Cambria Math"/>
          </w:rPr>
          <m:t>&lt;1</m:t>
        </m:r>
      </m:oMath>
      <w:r w:rsidRPr="00174F5C">
        <w:t xml:space="preserve"> we can see a fat-tailed distribution (Morales and Carlo 2006).</w:t>
      </w:r>
    </w:p>
    <w:p w14:paraId="4A38A041" w14:textId="77777777" w:rsidR="008C2BC8" w:rsidRPr="00174F5C" w:rsidRDefault="008C2BC8" w:rsidP="008C2BC8">
      <w:pPr>
        <w:pStyle w:val="006BodyText"/>
      </w:pPr>
      <w:r w:rsidRPr="00174F5C">
        <w:lastRenderedPageBreak/>
        <w:t xml:space="preserve">More recently, statistics of extremes have been used to model extended dispersal kernels of seeds and pollen (García and </w:t>
      </w:r>
      <w:proofErr w:type="spellStart"/>
      <w:r w:rsidRPr="00174F5C">
        <w:t>Borda</w:t>
      </w:r>
      <w:proofErr w:type="spellEnd"/>
      <w:r w:rsidRPr="00174F5C">
        <w:t>-de-</w:t>
      </w:r>
      <w:proofErr w:type="spellStart"/>
      <w:r w:rsidRPr="00174F5C">
        <w:t>Água</w:t>
      </w:r>
      <w:proofErr w:type="spellEnd"/>
      <w:r w:rsidRPr="00174F5C">
        <w:t xml:space="preserve"> 2017) and </w:t>
      </w:r>
      <w:proofErr w:type="gramStart"/>
      <w:r w:rsidRPr="00174F5C">
        <w:t>in particular have</w:t>
      </w:r>
      <w:proofErr w:type="gramEnd"/>
      <w:r w:rsidRPr="00174F5C">
        <w:t xml:space="preserve"> been proposed to understand long-distance dispersal events (Rogers et al. 2019). In our </w:t>
      </w:r>
      <w:proofErr w:type="gramStart"/>
      <w:r w:rsidRPr="00174F5C">
        <w:t>particular case</w:t>
      </w:r>
      <w:proofErr w:type="gramEnd"/>
      <w:r w:rsidRPr="00174F5C">
        <w:t xml:space="preserve">, we evaluated how an approach using statistics of extremes could help us fit the tail of the frugivore-generated seed dispersal kernels for each of the models we simulated. We used a peak over threshold (POT) approach, in which we filtered the dispersal distances above a given threshold and fit a Generalized Pareto (GP) distribution to those values (readers interested in more technical details associated to statistics of extremes should consult </w:t>
      </w:r>
      <w:r w:rsidRPr="00174F5C">
        <w:fldChar w:fldCharType="begin"/>
      </w:r>
      <w:r w:rsidRPr="00174F5C">
        <w:instrText xml:space="preserve"> ADDIN ZOTERO_ITEM CSL_CITATION {"citationID":"rLRRSVyd","properties":{"formattedCitation":"(Coles 2013; Garc\\uc0\\u237{}a &amp; Borda-de-\\uc0\\u193{}gua 2017)","plainCitation":"(Coles 2013; García &amp; Borda-de-Água 2017)","dontUpdate":true,"noteIndex":0},"citationItems":[{"id":379,"uris":["http://zotero.org/users/5667637/items/Y4AAPTSE"],"uri":["http://zotero.org/users/5667637/items/Y4AAPTSE"],"itemData":{"id":379,"type":"book","abstract":"Directly oriented towards real practical application, this book develops both the basic theoretical framework of extreme value models and the statistical inferential techniques for using these models in practice. Intended for statisticians and non-statisticians alike, the theoretical treatment is elementary, with heuristics often replacing detailed mathematical proof. Most aspects of extreme modeling techniques are covered, including historical techniques (still widely used) and contemporary techniques based on point process models. A wide range of worked examples, using genuine datasets, illustrate the various modeling procedures and a concluding chapter provides a brief introduction to a number of more advanced topics, including Bayesian inference and spatial extremes. All the computations are carried out using S-PLUS, and the corresponding datasets and functions are available via the Internet for readers to recreate examples for themselves. An essential reference for students and researchers in statistics and disciplines such as engineering, finance and environmental science, this book will also appeal to practitioners looking for practical help in solving real problems. Stuart Coles is Reader in Statistics at the University of Bristol, UK, having previously lectured at the universities of Nottingham and Lancaster. In 1992 he was the first recipient of the Royal Statistical Society's research prize. He has published widely in the statistical literature, principally in the area of extreme value modeling.","ISBN":"978-1-4471-3675-0","language":"en","number-of-pages":"219","publisher":"Springer Science &amp; Business Media","source":"Google Books","title":"An Introduction to Statistical Modeling of Extreme Values","author":[{"family":"Coles","given":"Stuart"}],"issued":{"date-parts":[["2013"]]}}},{"id":356,"uris":["http://zotero.org/users/5667637/items/A953TQWY"],"uri":["http://zotero.org/users/5667637/items/A953TQWY"],"itemData":{"id":356,"type":"article-journal","abstract":"Summary Dispersal ecology is a topical discipline that involves understanding and predicting plant community responses to multiple drivers of global change. Propagule movements that entail long-distance dispersal (LDD) events are crucial for plants to reach and colonize suitable sites across fragmented landscapes. Yet, LDD events are extremely rare, and thus, obtaining reliable estimates of the maximum distances that propagules move across and of their frequency has been a long-lasting challenge in plant ecology. Recent advances in dispersal ecology have provided reliable records of dispersal distances, but they remain confined to focal populations, limiting our ability to infer the frequency and actual extent of LDD events across landscapes. In this study, we view LDD events as extreme values of a dispersal function, and we apply statistics of extremes to derive the frequency and extent of LDD events of simulated and empirical data sets. We first briefly explain the rationale behind statistics of extremes, and we then illustrate how dispersal ecology can benefit conceptually and analytically from applying extreme value analyses. We apply the block maxima approach to simulated seed shadows, and we apply the peak over a threshold method to empirical data sets that contain pollen and seed dispersal distances recorded for a population of Prunus mahaleb, an insect-pollinated and vertebrate-dispersed tree species. Diagnostic plots reveal a distance threshold of ? = 80 m for pollen grains and of ? = 170 m for dispersed seeds. Values that exceed the threshold fit a light-tailed distribution function for pollen and fit a fat-tailed Pareto distribution for seed dispersal distances. Both distribution functions estimate a low (but nonzero) conditional probability of reaching distant locations, extending well beyond the borders of our focal population as follows: Pr (X ≥ 1 km) = 9 ? 10?5 for pollen grains and Pr (X ≥ 10 km) = 7 ? 10?5 for dispersed seeds. Synthesis. Dispersal ecologists can take the most of their dispersal distance records by applying statistics of extremes to infer the probability of occurrence of extremely rare, but crucial, long distance dispersal events that reach locations well beyond focal populations.","container-title":"Journal of Ecology","DOI":"10.1111/1365-2745.12685","ISSN":"0022-0477","issue":"1","journalAbbreviation":"Journal of Ecology","page":"63-74","source":"besjournals.onlinelibrary.wiley.com (Atypon)","title":"Extended dispersal kernels in a changing world: insights from statistics of extremes","title-short":"Extended dispersal kernels in a changing world","volume":"105","author":[{"family":"García","given":"Cristina"},{"family":"Borda-de-Água","given":"Luís"}],"issued":{"date-parts":[["2017"]]}}}],"schema":"https://github.com/citation-style-language/schema/raw/master/csl-citation.json"} </w:instrText>
      </w:r>
      <w:r w:rsidRPr="00174F5C">
        <w:fldChar w:fldCharType="separate"/>
      </w:r>
      <w:r w:rsidRPr="00174F5C">
        <w:t>Coles 2013 for a general overview, or  García &amp; Borda-de-Água 2017 for a seed dispersal specific text)</w:t>
      </w:r>
      <w:r w:rsidRPr="00174F5C">
        <w:fldChar w:fldCharType="end"/>
      </w:r>
      <w:r w:rsidRPr="00174F5C">
        <w:t xml:space="preserve">. The advantage of using an extreme value distribution approach lies in the fact that seed dispersal distances that are too far from the mean might be considered as outliers with more conventional approaches, and thus their frequency not accurately predicted with commonly used dispersal kernels. However, we know that extreme long-distance dispersal events are not as rare, but their frequency is low when using conventional sampling approaches such as seed traps </w:t>
      </w:r>
      <w:r w:rsidRPr="00174F5C">
        <w:fldChar w:fldCharType="begin"/>
      </w:r>
      <w:r w:rsidRPr="00174F5C">
        <w:instrText xml:space="preserve"> ADDIN ZOTERO_ITEM CSL_CITATION {"citationID":"c8BgStog","properties":{"formattedCitation":"(Nathan &amp; Muller-Landau 2000; Levey {\\i{}et al.} 2008)","plainCitation":"(Nathan &amp; Muller-Landau 2000; Levey et al. 2008)","noteIndex":0},"citationItems":[{"id":334,"uris":["http://zotero.org/users/5667637/items/3N3RTVGH"],"uri":["http://zotero.org/users/5667637/items/3N3RTVGH"],"itemData":{"id":334,"type":"article-journal","abstract":"Growing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C."}],"issued":{"date-parts":[["2000"]]}}},{"id":349,"uris":["http://zotero.org/users/5667637/items/NMI4EAZ2"],"uri":["http://zotero.org/users/5667637/items/NMI4EAZ2"],"itemData":{"id":349,"type":"article-journal","abstract":"1 Long-distance seed dispersal is difficult to measure, yet key to understanding plant population dynamics and community composition. 2 We used a spatially explicit model to predict the distribution of seeds dispersed long distances by birds into habitat patches of different shapes. All patches were the same type of habitat and size, but varied in shape. They occurred in eight experimental landscapes, each with five patches of four different shapes, 150 m apart in a matrix of mature forest. The model was parameterized with small-scale movement data collected from field observations of birds. In a previous study we validated the model by testing its predictions against observed patterns of seed dispersal in real landscapes with the same types and spatial configuration of patches as in the model. 3 Here we apply the model more broadly, examining how patch shape influences the probability of seed deposition by birds into patches, how dispersal kernels (distributions of dispersal distances) vary with patch shape and starting location, and how movement of seeds between patches is affected by patch shape. 4 The model predicts that patches with corridors or other narrow extensions receive higher numbers of seeds than patches without corridors or extensions. This pattern is explained by edge-following behaviour of birds. Dispersal distances are generally shorter in heterogeneous landscapes (containing patchy habitat) than in homogeneous landscapes, suggesting that patches divert the movement of seed dispersers, ‘holding’ them long enough to increase the probability of seed defecation in the patches. Dispersal kernels for seeds in homogeneous landscapes were smooth, whereas those in heterogenous landscapes were irregular. In both cases, long-distance (&gt; 150 m) dispersal was surprisingly common, usually comprising approximately 50% of all dispersal events. 5 Synthesis. Landscape heterogeneity has a large influence on patterns of long-distance seed dispersal. Our results suggest that long-distance dispersal events can be predicted using spatially explicit modelling to scale-up local movements, placing them in a landscape context. Similar techniques are commonly used by landscape ecologists to model other types of movement; they offer much promise to the study of seed dispersal.","container-title":"Journal of Ecology","DOI":"10.1111/j.1365-2745.2008.01401.x","ISSN":"1365-2745","issue":"4","language":"en","note":"READ","page":"599-608","source":"Wiley Online Library","title":"Modelling long-distance seed dispersal in heterogeneous landscapes","volume":"96","author":[{"family":"Levey","given":"Douglas J."},{"family":"Tewksbury","given":"Joshua J."},{"family":"Bolker","given":"Benjamin M."}],"issued":{"date-parts":[["2008"]]}}}],"schema":"https://github.com/citation-style-language/schema/raw/master/csl-citation.json"} </w:instrText>
      </w:r>
      <w:r w:rsidRPr="00174F5C">
        <w:fldChar w:fldCharType="separate"/>
      </w:r>
      <w:r w:rsidRPr="00174F5C">
        <w:t>(Nathan &amp; Muller-Landau 2000; Levey et al. 2008)</w:t>
      </w:r>
      <w:r w:rsidRPr="00174F5C">
        <w:fldChar w:fldCharType="end"/>
      </w:r>
      <w:r w:rsidRPr="00174F5C">
        <w:t xml:space="preserve">. Therefore, a statistics of extremes approach for long-distance seed dispersal events can give us a better prediction of these events without underestimating their frequency. </w:t>
      </w:r>
    </w:p>
    <w:p w14:paraId="7968A7A4" w14:textId="77777777" w:rsidR="008C2BC8" w:rsidRPr="00174F5C" w:rsidRDefault="008C2BC8" w:rsidP="008C2BC8">
      <w:pPr>
        <w:pStyle w:val="006BodyText"/>
      </w:pPr>
      <w:r w:rsidRPr="00174F5C">
        <w:t xml:space="preserve">Initially, we defined long-distance dispersal events as any dispersal event over 500m from the parent tree in order to compare our results to previous studies in this same ecological system </w:t>
      </w:r>
      <w:r w:rsidRPr="00174F5C">
        <w:fldChar w:fldCharType="begin"/>
      </w:r>
      <w:r w:rsidRPr="00174F5C">
        <w:instrText xml:space="preserve"> ADDIN ZOTERO_ITEM CSL_CITATION {"citationID":"CeAFKxPg","properties":{"formattedCitation":"(Holbrook &amp; Loiselle 2007, 2009)","plainCitation":"(Holbrook &amp; Loiselle 2007, 2009)","noteIndex":0},"citationItems":[{"id":1040,"uris":["http://zotero.org/users/5667637/items/QXCYIGNP"],"uri":["http://zotero.org/users/5667637/items/QXCYIGNP"],"itemData":{"id":1040,"type":"chapter","container-title":"Seed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A."}],"issued":{"date-parts":[["2007"]]}}},{"id":291,"uris":["http://zotero.org/users/5667637/items/AEY43WIZ"],"uri":["http://zotero.org/users/5667637/items/AEY43WIZ"],"itemData":{"id":291,"type":"article-journal","abstract":"To understand how different frugivores impact dispersal, we studied the assemblage that feed on Virola flexuosa over a two-year period at two sites differing in hunting pressure in Ecuador. We focus on disperser effectiveness and test the hypothesis that seed removal, influenced by differential visits of large-bodied frugivores, will differ between hunted and non-hunted sites. All visiting frugivores were identified, and fruit handling behavior and seed removal rates quantified. Seed traps were placed under fruiting trees to estimate crop size and fruit removal. Seventeen bird and three primate species were recorded foraging in V. flexuosa trees. Toucans and primates were the most important dispersers comprising nearly 85% of visits with six toucan species recorded in 74% of visits. A proportionately larger number of seeds were removed from fruiting trees at a non-hunted site (89.4%) than a hunted site (66.8%). In addition, there were significantly more frugivore visits at the non-hunted than the hunted site. The differences in the frugivore assemblage and the number of seeds dispersed from individual trees between two structurally similar forest sites suggest dispersal limitation resulting from a decline in frugivores.","container-title":"Ecology","DOI":"10.1890/08-1332.1","ISSN":"1939-9170","issue":"6","language":"en","page":"1449-1455","source":"Wiley Online Library","title":"Dispersal in a Neotropical tree, Virola flexuosa (Myristicaceae): Does hunting of large vertebrates limit seed removal?","title-short":"Dispersal in a Neotropical tree, Virola flexuosa (Myristicaceae)","volume":"90","author":[{"family":"Holbrook","given":"K. M."},{"family":"Loiselle","given":"B. A."}],"issued":{"date-parts":[["2009"]]}}}],"schema":"https://github.com/citation-style-language/schema/raw/master/csl-citation.json"} </w:instrText>
      </w:r>
      <w:r w:rsidRPr="00174F5C">
        <w:fldChar w:fldCharType="separate"/>
      </w:r>
      <w:r w:rsidRPr="00174F5C">
        <w:t>(Holbrook &amp; Loiselle 2007, 2009)</w:t>
      </w:r>
      <w:r w:rsidRPr="00174F5C">
        <w:fldChar w:fldCharType="end"/>
      </w:r>
      <w:r w:rsidRPr="00174F5C">
        <w:t xml:space="preserve">. We used this threshold to calculate the percentage of long-distance seed dispersal events. To select the threshold </w:t>
      </w:r>
      <w:r w:rsidRPr="00174F5C">
        <w:lastRenderedPageBreak/>
        <w:t xml:space="preserve">for a POT approach, we used mean excess and diagnostic plots fitting the data to a sequence of thresholds, with the goal of finding the lowest threshold providing similar parameter values with the lowest variation around those estimated parameters. This is a useful quantitative approach to define long-distance dispersal events based on a specific biological system’s data </w:t>
      </w:r>
      <w:r w:rsidRPr="00174F5C">
        <w:fldChar w:fldCharType="begin"/>
      </w:r>
      <w:r w:rsidRPr="00174F5C">
        <w:instrText xml:space="preserve"> ADDIN ZOTERO_ITEM CSL_CITATION {"citationID":"sRnHdhkI","properties":{"formattedCitation":"(Garc\\uc0\\u237{}a &amp; Borda-de-\\uc0\\u193{}gua 2017)","plainCitation":"(García &amp; Borda-de-Água 2017)","noteIndex":0},"citationItems":[{"id":356,"uris":["http://zotero.org/users/5667637/items/A953TQWY"],"uri":["http://zotero.org/users/5667637/items/A953TQWY"],"itemData":{"id":356,"type":"article-journal","abstract":"Summary Dispersal ecology is a topical discipline that involves understanding and predicting plant community responses to multiple drivers of global change. Propagule movements that entail long-distance dispersal (LDD) events are crucial for plants to reach and colonize suitable sites across fragmented landscapes. Yet, LDD events are extremely rare, and thus, obtaining reliable estimates of the maximum distances that propagules move across and of their frequency has been a long-lasting challenge in plant ecology. Recent advances in dispersal ecology have provided reliable records of dispersal distances, but they remain confined to focal populations, limiting our ability to infer the frequency and actual extent of LDD events across landscapes. In this study, we view LDD events as extreme values of a dispersal function, and we apply statistics of extremes to derive the frequency and extent of LDD events of simulated and empirical data sets. We first briefly explain the rationale behind statistics of extremes, and we then illustrate how dispersal ecology can benefit conceptually and analytically from applying extreme value analyses. We apply the block maxima approach to simulated seed shadows, and we apply the peak over a threshold method to empirical data sets that contain pollen and seed dispersal distances recorded for a population of Prunus mahaleb, an insect-pollinated and vertebrate-dispersed tree species. Diagnostic plots reveal a distance threshold of ? = 80 m for pollen grains and of ? = 170 m for dispersed seeds. Values that exceed the threshold fit a light-tailed distribution function for pollen and fit a fat-tailed Pareto distribution for seed dispersal distances. Both distribution functions estimate a low (but nonzero) conditional probability of reaching distant locations, extending well beyond the borders of our focal population as follows: Pr (X ≥ 1 km) = 9 ? 10?5 for pollen grains and Pr (X ≥ 10 km) = 7 ? 10?5 for dispersed seeds. Synthesis. Dispersal ecologists can take the most of their dispersal distance records by applying statistics of extremes to infer the probability of occurrence of extremely rare, but crucial, long distance dispersal events that reach locations well beyond focal populations.","container-title":"Journal of Ecology","DOI":"10.1111/1365-2745.12685","ISSN":"0022-0477","issue":"1","journalAbbreviation":"Journal of Ecology","page":"63-74","source":"besjournals.onlinelibrary.wiley.com (Atypon)","title":"Extended dispersal kernels in a changing world: insights from statistics of extremes","title-short":"Extended dispersal kernels in a changing world","volume":"105","author":[{"family":"García","given":"Cristina"},{"family":"Borda-de-Água","given":"Luís"}],"issued":{"date-parts":[["2017"]]}}}],"schema":"https://github.com/citation-style-language/schema/raw/master/csl-citation.json"} </w:instrText>
      </w:r>
      <w:r w:rsidRPr="00174F5C">
        <w:fldChar w:fldCharType="separate"/>
      </w:r>
      <w:r w:rsidRPr="00174F5C">
        <w:t>(García &amp; Borda-de-Água 2017)</w:t>
      </w:r>
      <w:r w:rsidRPr="00174F5C">
        <w:fldChar w:fldCharType="end"/>
      </w:r>
      <w:r w:rsidRPr="00174F5C">
        <w:t xml:space="preserve">. There still exists a lot of variation in methodologies to define what long-distance dispersal is, and this varies within biological systems as well </w:t>
      </w:r>
      <w:r w:rsidRPr="00174F5C">
        <w:fldChar w:fldCharType="begin"/>
      </w:r>
      <w:r w:rsidRPr="00174F5C">
        <w:instrText xml:space="preserve"> ADDIN ZOTERO_ITEM CSL_CITATION {"citationID":"NFSmRL15","properties":{"formattedCitation":"(Jordano 2017)","plainCitation":"(Jordano 2017)","noteIndex":0},"citationItems":[{"id":359,"uris":["http://zotero.org/users/5667637/items/TZ6BDYWN"],"uri":["http://zotero.org/users/5667637/items/TZ6BDYWN"],"itemData":{"id":359,"type":"article-journal","abstract":"Dispersal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functions.","container-title":"Journal of Ecology","DOI":"10.1111/1365-2745.12690","ISSN":"1365-2745","issue":"1","language":"en","page":"75-84","source":"Wiley Online Library","title":"What is long-distance dispersal? And a taxonomy of dispersal events","title-short":"What is long-distance dispersal?","volume":"105","author":[{"family":"Jordano","given":"Pedro"}],"issued":{"date-parts":[["2017"]]}}}],"schema":"https://github.com/citation-style-language/schema/raw/master/csl-citation.json"} </w:instrText>
      </w:r>
      <w:r w:rsidRPr="00174F5C">
        <w:fldChar w:fldCharType="separate"/>
      </w:r>
      <w:r w:rsidRPr="00174F5C">
        <w:t>(Jordano 2017)</w:t>
      </w:r>
      <w:r w:rsidRPr="00174F5C">
        <w:fldChar w:fldCharType="end"/>
      </w:r>
      <w:r w:rsidRPr="00174F5C">
        <w:t xml:space="preserve">. Thus, providing a method using data to establish the threshold is useful to compare the number or distribution of long-distance dispersal events across studies in the future. To fit the Generalized Pareto distribution, we randomly sampled 10,000 seed distances from each of the pooling </w:t>
      </w:r>
      <w:proofErr w:type="gramStart"/>
      <w:r w:rsidRPr="00174F5C">
        <w:t>scenarios, and</w:t>
      </w:r>
      <w:proofErr w:type="gramEnd"/>
      <w:r w:rsidRPr="00174F5C">
        <w:t xml:space="preserve"> selected the appropriate thresholds using mean excess plots. We estimated shape and scale parameters for each dataset using the previously selected threshold. In the case of the Generalized Pareto, shape parameters below zero indicate a thin-tailed distribution with an upper limit, a shape parameter greater than zero corresponds to a heavy-tailed distribution with no upper limit, and shape parameters equal to zero follow exponential tails. Using the estimated parameter values for each of the three simulated data sets, we calculated conditional probabilities of seeds dispersing over 200, 500, 1000, and 5000 meters under the three pooling scenarios. We performed these analyses and fit Generalized Pareto distributions to the data via maximum likelihood using the package </w:t>
      </w:r>
      <w:proofErr w:type="spellStart"/>
      <w:r w:rsidRPr="00174F5C">
        <w:t>extRemes</w:t>
      </w:r>
      <w:proofErr w:type="spellEnd"/>
      <w:r w:rsidRPr="00174F5C">
        <w:t xml:space="preserve"> in R </w:t>
      </w:r>
      <w:r w:rsidRPr="00174F5C">
        <w:fldChar w:fldCharType="begin"/>
      </w:r>
      <w:r w:rsidRPr="00174F5C">
        <w:instrText xml:space="preserve"> ADDIN ZOTERO_ITEM CSL_CITATION {"citationID":"gkqhfWT7","properties":{"formattedCitation":"(Gilleland &amp; Katz 2016)","plainCitation":"(Gilleland &amp; Katz 2016)","noteIndex":0},"citationItems":[{"id":2639,"uris":["http://zotero.org/users/5667637/items/DXHTUUUT"],"uri":["http://zotero.org/users/5667637/items/DXHTUUUT"],"itemData":{"id":2639,"type":"article-journal","container-title":"Journal of Statistical Software","DOI":"10.18637/jss.v072.i08","ISSN":"1548-7660","issue":"1","language":"en","note":"number: 1","page":"1-39","source":"www.jstatsoft.org","title":"extRemes 2.0: An Extreme Value Analysis Package in R","title-short":"extRemes 2.0","volume":"72","author":[{"family":"Gilleland","given":"Eric"},{"family":"Katz","given":"Richard W."}],"issued":{"date-parts":[["2016",8,30]]}}}],"schema":"https://github.com/citation-style-language/schema/raw/master/csl-citation.json"} </w:instrText>
      </w:r>
      <w:r w:rsidRPr="00174F5C">
        <w:fldChar w:fldCharType="separate"/>
      </w:r>
      <w:r w:rsidRPr="00174F5C">
        <w:t>(Gilleland &amp; Katz 2016)</w:t>
      </w:r>
      <w:r w:rsidRPr="00174F5C">
        <w:fldChar w:fldCharType="end"/>
      </w:r>
      <w:r w:rsidRPr="00174F5C">
        <w:t>.</w:t>
      </w:r>
    </w:p>
    <w:p w14:paraId="3EF42A1A" w14:textId="77777777" w:rsidR="008C2BC8" w:rsidRPr="00104ECF" w:rsidRDefault="008C2BC8" w:rsidP="008C2BC8">
      <w:pPr>
        <w:pStyle w:val="003First-LevelSubheadingBOLD"/>
      </w:pPr>
      <w:bookmarkStart w:id="47" w:name="results"/>
      <w:bookmarkStart w:id="48" w:name="_Toc94618760"/>
      <w:r w:rsidRPr="00104ECF">
        <w:t>Results</w:t>
      </w:r>
      <w:bookmarkEnd w:id="47"/>
      <w:bookmarkEnd w:id="48"/>
    </w:p>
    <w:p w14:paraId="37FFF419" w14:textId="77777777" w:rsidR="008C2BC8" w:rsidRPr="007B2835" w:rsidRDefault="008C2BC8" w:rsidP="008C2BC8">
      <w:pPr>
        <w:pStyle w:val="004Second-LevelSubheadingBOLD"/>
      </w:pPr>
      <w:bookmarkStart w:id="49" w:name="X44636fc83dd3ce7760e083006cdd66d0e99a30b"/>
      <w:bookmarkStart w:id="50" w:name="_Toc94618761"/>
      <w:r>
        <w:t xml:space="preserve">Average Seed Location and Dispersion </w:t>
      </w:r>
      <w:bookmarkEnd w:id="49"/>
      <w:r>
        <w:t>Per Simulation Run</w:t>
      </w:r>
      <w:bookmarkEnd w:id="50"/>
    </w:p>
    <w:p w14:paraId="714435F3" w14:textId="77777777" w:rsidR="008C2BC8" w:rsidRPr="00AC1076" w:rsidRDefault="008C2BC8" w:rsidP="008C2BC8">
      <w:pPr>
        <w:pStyle w:val="006BodyText"/>
      </w:pPr>
      <w:r>
        <w:t xml:space="preserve">Dispersal per run was calculated as the distance from the origin to the average seed location in each simulation run and average dispersal per run was highest in the </w:t>
      </w:r>
      <w:r>
        <w:lastRenderedPageBreak/>
        <w:t xml:space="preserve">CP scenario at 175m (SD = 82.1m), followed by the NP scenario at 157m (SD = 95.3m), and last with the PP scenario at 141m (SD = 89.4m). The overall distribution of average dispersal per run across all three scenarios was similar (Figure 2-4), however, the density of outliers and maximum average dispersal distances was highest in the NP scenario, followed by the PP scenario. In the case of seed dispersion, higher values of seed dispersion indicate a more even seed deposition for each simulation run. When comparing the three pooling scenarios, we observe that the overall distribution of seed dispersion values is comparatively similar, with boxplot whiskers all falling under 200m of dispersion (Figure 2-4). Some differences are observed when focusing on the outliers, where the PP and CP scenarios have the largest dispersion values per run (614 and 602 respectively), although the NP scenario shows a higher density of values over 400m. A two-dimensional representation of these results is observed in Figure 2-4, where we observe the average seed locations per run for each of the three scenarios, all of them with a higher density of seed deposition close to the origin, and the NP scenario with the highest number of average seed locations falling outside the 500m LDD threshold from the origin. </w:t>
      </w:r>
    </w:p>
    <w:p w14:paraId="60D6A76F" w14:textId="77777777" w:rsidR="008C2BC8" w:rsidRDefault="008C2BC8" w:rsidP="008C2BC8">
      <w:pPr>
        <w:pStyle w:val="004Second-LevelSubheadingBOLD"/>
      </w:pPr>
      <w:bookmarkStart w:id="51" w:name="X69f636d5835bae515e866e95f87619a1e516da5"/>
      <w:bookmarkStart w:id="52" w:name="_Toc94618762"/>
      <w:r>
        <w:t>Estimated Seed Dispersal Kernel Functions</w:t>
      </w:r>
      <w:bookmarkEnd w:id="51"/>
      <w:bookmarkEnd w:id="52"/>
    </w:p>
    <w:p w14:paraId="25E2266A" w14:textId="77777777" w:rsidR="008C2BC8" w:rsidRDefault="008C2BC8" w:rsidP="008C2BC8">
      <w:pPr>
        <w:pStyle w:val="006BodyText"/>
      </w:pPr>
      <w:r>
        <w:t xml:space="preserve">We estimated parameter values of a Weibull distribution for 1000 random samples of 100 seeds from each of the simulation models corresponding to each pooling scenario and generated the seed dispersal kernel curves shown in Figure 2-5. When focusing on the tail of the distributions (Figure 2-5), we observe differences between the dispersal kernels generated under the three pooling scenarios, with the NP scenario having a higher number of kernels with heavier tails. The shape and scale parameters estimated for the dispersal kernels varied between pooling scenarios </w:t>
      </w:r>
      <w:r>
        <w:lastRenderedPageBreak/>
        <w:t xml:space="preserve">(Figure 2-5), with the PP scenario having the lowest values for the estimated shape parameter, followed by the NP scenario. Although variation existed between the estimated shape parameters for the Weibull kernels, no shape parameters were smaller than 1, a value indicating a heavy tail. The estimated mean dispersal distance from the kernels showed the CP scenario having the highest values, followed by the NP scenario, and PP scenario last (Figure 2-5). The distribution of variance values estimated for each of the dispersal kernels was similar across pooling scenarios, however there was considerable variation in the outliers, with the NP scenario having the highest estimated variances. </w:t>
      </w:r>
    </w:p>
    <w:p w14:paraId="6FE88938" w14:textId="77777777" w:rsidR="008C2BC8" w:rsidRDefault="008C2BC8" w:rsidP="008C2BC8">
      <w:pPr>
        <w:pStyle w:val="006BodyText"/>
      </w:pPr>
      <w:r>
        <w:t xml:space="preserve">Seed dispersal distances generated by the simulations under the three pooling scenarios showed differences in kurtosis, with the NP and PP scenarios having higher kurtosis than the CP scenario (Table 2-2), alluding to a higher number of outliers or extremes in the scenarios incorporating levels of individual variation. Although the highest mean dispersal distance was found in the CP scenario, the maximum dispersal distance for an individual seed occurred in the NP scenario, which also had the highest percentage of seed dispersal events over 500 meters (Table 2-2). </w:t>
      </w:r>
    </w:p>
    <w:p w14:paraId="46E52BF2" w14:textId="77777777" w:rsidR="008C2BC8" w:rsidRDefault="008C2BC8" w:rsidP="008C2BC8">
      <w:pPr>
        <w:pStyle w:val="004Second-LevelSubheadingBOLD"/>
      </w:pPr>
      <w:bookmarkStart w:id="53" w:name="_Toc94618763"/>
      <w:r>
        <w:t>Analyzing Seed Dispersal Kernel Tails with A Statistics of Extremes Approach</w:t>
      </w:r>
      <w:bookmarkEnd w:id="53"/>
    </w:p>
    <w:p w14:paraId="60D3AD77" w14:textId="77777777" w:rsidR="008C2BC8" w:rsidRDefault="008C2BC8" w:rsidP="008C2BC8">
      <w:pPr>
        <w:pStyle w:val="006BodyText"/>
      </w:pPr>
      <w:r w:rsidRPr="00125077">
        <w:t xml:space="preserve">We selected thresholds specific for each of the pooling scenarios based on the distribution of the data, a subsample of 10,000 seed distances for each scenario. The threshold values selected from the mean excess plots are listed on Table </w:t>
      </w:r>
      <w:r>
        <w:t>2-</w:t>
      </w:r>
      <w:r w:rsidRPr="00125077">
        <w:t xml:space="preserve">3, with the NP scenario having the highest threshold, followed by the </w:t>
      </w:r>
      <w:r>
        <w:t>C</w:t>
      </w:r>
      <w:r w:rsidRPr="00125077">
        <w:t xml:space="preserve">P scenario. Estimated shape and scale parameters followed the same pattern as did the Weibull parameters in the previous sections, with CP having the largest scale parameter, followed by NP, and PP last. However, in the case of the shape parameter, both CP and PP had shape </w:t>
      </w:r>
      <w:r w:rsidRPr="00125077">
        <w:lastRenderedPageBreak/>
        <w:t xml:space="preserve">parameters smaller than zero, with the NP scenario’s shape parameter being greater than zero. The heavier tail estimated for the NP scenario is also represented when considering the conditional probabilities of a seed dispersal distance being over 1000 or 5000 meters (Table </w:t>
      </w:r>
      <w:r>
        <w:t>2-</w:t>
      </w:r>
      <w:r w:rsidRPr="00125077">
        <w:t xml:space="preserve">3). When focusing on the probability that a seed will be dispersed over 1000 meters from its parent plant, there is a difference of one order of magnitude between the three scenarios, with the NP scenario having the highest probability of depositing seeds over 1000 meters. When observing the most extreme case of seeds being deposited over 5000 meters from the parent plant, both the CP and PP scenarios have a zero probability of doing so under the Generalized Pareto tail fit, whereas the NP scenario has a very small, but nonzero, probability. </w:t>
      </w:r>
    </w:p>
    <w:p w14:paraId="33B2A42B" w14:textId="77777777" w:rsidR="008C2BC8" w:rsidRPr="00B000F9" w:rsidRDefault="008C2BC8" w:rsidP="008C2BC8">
      <w:pPr>
        <w:pStyle w:val="003First-LevelSubheadingBOLD"/>
      </w:pPr>
      <w:bookmarkStart w:id="54" w:name="discussion"/>
      <w:bookmarkStart w:id="55" w:name="_Toc94618764"/>
      <w:r w:rsidRPr="00B000F9">
        <w:t>Discussion</w:t>
      </w:r>
      <w:bookmarkEnd w:id="54"/>
      <w:bookmarkEnd w:id="55"/>
    </w:p>
    <w:p w14:paraId="6750DBB6" w14:textId="727E4B9C" w:rsidR="008C2BC8" w:rsidRPr="008B7AB6" w:rsidRDefault="008C2BC8" w:rsidP="008C2BC8">
      <w:pPr>
        <w:pStyle w:val="006BodyText"/>
      </w:pPr>
      <w:r w:rsidRPr="008B7AB6">
        <w:t xml:space="preserve">Spatial patterns of seed dispersal are largely influenced by plant-specific traits, frugivore characteristics and behaviors, and interactions with the landscape </w:t>
      </w:r>
      <w:r w:rsidRPr="008B7AB6">
        <w:fldChar w:fldCharType="begin"/>
      </w:r>
      <w:r>
        <w:instrText xml:space="preserve"> ADDIN ZOTERO_ITEM CSL_CITATION {"citationID":"3NgqXJIa","properties":{"formattedCitation":"(Schupp &amp; Fuentes 1995; Nathan &amp; Muller-Landau 2000)","plainCitation":"(Schupp &amp; Fuentes 1995; Nathan &amp; Muller-Landau 2000)","noteIndex":0},"citationItems":[{"id":308,"uris":["http://zotero.org/users/5667637/items/ZM2D6ATG"],"uri":["http://zotero.org/users/5667637/items/ZM2D6ATG"],"itemData":{"id":308,"type":"article-journal","abstract":"Seed dispersal determines the conditions that seeds, seedlings, and saplings confront, and thus potentially provides a unifying theme for plant population ecology. This potential is seldom realized, however, because dispersal is infrequently linked effectively with its consequences. We advocate the importance of explicitly designing studies quantifying spatial patterns of dispersal at a variety of scales, causes of those spatial patterns, and consequences of alternative patterns of dispersal for all stages from seed to new adult. It is critical to link this chain of events with thorough investigations of individual dispersal systems rather than continuing to collect small pieces of the story from a multitude of systems. We first present a brief overview of spatial patterns, causes, and consequences of dispersal. We then develop the argument that a correspondence, or lack of correspondence, between patterns of seed arrival and adult recruitment tells little about causal relationships between the two. Finally, we suggest that a combination of observational and experimental approaches taking into account the complexities of recruitment processes will better link dispersal with its consequences. Experimental manipulations of patterns of seed arrival and causal modelling are potentially powerful approaches, but may be limited in application to easily manageable species.","container-title":"Écoscience","DOI":"10.1080/11956860.1995.11682293","ISSN":"1195-6860","issue":"3","page":"267-275","source":"Taylor and Francis+NEJM","title":"Spatial patterns of seed dispersal and the unification of plant population ecology","volume":"2","author":[{"family":"Schupp","given":"Eugene W."},{"family":"Fuentes","given":"Marcelino"}],"issued":{"date-parts":[["1995"]]}}},{"id":334,"uris":["http://zotero.org/users/5667637/items/3N3RTVGH"],"uri":["http://zotero.org/users/5667637/items/3N3RTVGH"],"itemData":{"id":334,"type":"article-journal","abstract":"Growing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C."}],"issued":{"date-parts":[["2000"]]}}}],"schema":"https://github.com/citation-style-language/schema/raw/master/csl-citation.json"} </w:instrText>
      </w:r>
      <w:r w:rsidRPr="008B7AB6">
        <w:fldChar w:fldCharType="separate"/>
      </w:r>
      <w:r w:rsidRPr="005C1539">
        <w:t>(Schupp &amp; Fuentes 1995; Nathan &amp; Muller-Landau 2000)</w:t>
      </w:r>
      <w:r w:rsidRPr="008B7AB6">
        <w:fldChar w:fldCharType="end"/>
      </w:r>
      <w:r w:rsidRPr="008B7AB6">
        <w:t xml:space="preserve">. Frugivore-generated seed dispersal kernels have been used to estimate seed dispersal distances in multiple studies </w:t>
      </w:r>
      <w:r w:rsidRPr="008B7AB6">
        <w:fldChar w:fldCharType="begin"/>
      </w:r>
      <w:r>
        <w:instrText xml:space="preserve"> ADDIN ZOTERO_ITEM CSL_CITATION {"citationID":"93NruBlv","properties":{"formattedCitation":"(Levey {\\i{}et al.} 2005, 2008; Morales &amp; Carlo 2006; Russo {\\i{}et al.} 2006; Will &amp; Tackenberg 2008; Jones {\\i{}et al.} 2017)","plainCitation":"(Levey et al. 2005, 2008; Morales &amp; Carlo 2006; Russo et al. 2006; Will &amp; Tackenberg 2008;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M."}],"issued":{"date-parts":[["2005"]]}}},{"id":349,"uris":["http://zotero.org/users/5667637/items/NMI4EAZ2"],"uri":["http://zotero.org/users/5667637/items/NMI4EAZ2"],"itemData":{"id":349,"type":"article-journal","abstract":"1 Long-distance seed dispersal is difficult to measure, yet key to understanding plant population dynamics and community composition. 2 We used a spatially explicit model to predict the distribution of seeds dispersed long distances by birds into habitat patches of different shapes. All patches were the same type of habitat and size, but varied in shape. They occurred in eight experimental landscapes, each with five patches of four different shapes, 150 m apart in a matrix of mature forest. The model was parameterized with small-scale movement data collected from field observations of birds. In a previous study we validated the model by testing its predictions against observed patterns of seed dispersal in real landscapes with the same types and spatial configuration of patches as in the model. 3 Here we apply the model more broadly, examining how patch shape influences the probability of seed deposition by birds into patches, how dispersal kernels (distributions of dispersal distances) vary with patch shape and starting location, and how movement of seeds between patches is affected by patch shape. 4 The model predicts that patches with corridors or other narrow extensions receive higher numbers of seeds than patches without corridors or extensions. This pattern is explained by edge-following behaviour of birds. Dispersal distances are generally shorter in heterogeneous landscapes (containing patchy habitat) than in homogeneous landscapes, suggesting that patches divert the movement of seed dispersers, ‘holding’ them long enough to increase the probability of seed defecation in the patches. Dispersal kernels for seeds in homogeneous landscapes were smooth, whereas those in heterogenous landscapes were irregular. In both cases, long-distance (&gt; 150 m) dispersal was surprisingly common, usually comprising approximately 50% of all dispersal events. 5 Synthesis. Landscape heterogeneity has a large influence on patterns of long-distance seed dispersal. Our results suggest that long-distance dispersal events can be predicted using spatially explicit modelling to scale-up local movements, placing them in a landscape context. Similar techniques are commonly used by landscape ecologists to model other types of movement; they offer much promise to the study of seed dispersal.","container-title":"Journal of Ecology","DOI":"10.1111/j.1365-2745.2008.01401.x","ISSN":"1365-2745","issue":"4","language":"en","note":"READ","page":"599-608","source":"Wiley Online Library","title":"Modelling long-distance seed dispersal in heterogeneous landscapes","volume":"96","author":[{"family":"Levey","given":"Douglas J."},{"family":"Tewksbury","given":"Joshua J."},{"family":"Bolker","given":"Benjamin M."}],"issued":{"date-parts":[["2008"]]}}},{"id":362,"uris":["http://zotero.org/users/5667637/items/EWJL9VXW"],"uri":["http://zotero.org/users/5667637/items/EWJL9VXW"],"itemData":{"id":362,"type":"article-journal","abstract":"For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Pr>
          <w:rFonts w:ascii="Cambria Math" w:hAnsi="Cambria Math" w:cs="Cambria Math"/>
        </w:rPr>
        <w:instrText>≫</w:instrText>
      </w:r>
      <w:r>
        <w:instrText>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K."}],"issued":{"date-parts":[["2006"]]}}},{"id":376,"uris":["http://zotero.org/users/5667637/items/XSKNT94J"],"uri":["http://zotero.org/users/5667637/items/XSKNT94J"],"itemData":{"id":376,"type":"article-journal","abstract":"1 In order to investigate seed dispersal by animals on a landscape scale, we developed the spatially explicit, individual-based mechanistic model SEED (Simulation of Epi- and Endozoochorous Seed Dispersal). The purpose of the model is to predict patterns and densities of seeds dispersed by animals (especially mammals) within a simulated landscape. 2 The model was parameterized for sheep, cattle and deer as vectors but may be applied to other animals if data for parameterization is available. The model data base currently includes parameter values for about 100 plant species. 3 Seed attachment to and seed detachment from the fur, as well as seed excretion after passage through the gut, are explicitly simulated by drawing randomly from distributions that were determined by standardized experiments. Animal movement is simulated as a correlated random walk, but to increase reality of the model, radio-tracking data of animals can also be used. 4 A sensitivity analysis of SEED was conducted to identify the relative importance of plant and animal traits. The analysis highlighted where the main gaps in our knowledge of seed dispersal processes lie. Even though in our study endozoochorous dispersal had the higher potential for long-distance dispersal compared to epizoochory, there is only scarce knowledge about seed production and especially about the proportion of seeds eaten by an animal, parameters which were shown to be of major importance for dispersal. 5 A comparison of variation in plant and animal traits, respectively, showed that dispersal kernels depend more on changes in the animal vector than on the comparably little variation a particular plant species can exhibit. For this reason, animal movement is, from all the dispersal-relevant parameters, the one for which more exact data is most urgently needed. 6 Synthesis. The newly developed simulation model will help to understand, quantify and predict long-distance seed dispersal by animals. The possibility to incorporate real landscapes and movement data from very different animals makes the model generalizable and possibly applicable to a wide range of scientific and applied questions.","container-title":"Journal of Ecology","DOI":"10.1111/j.1365-2745.2007.01341.x","ISSN":"1365-2745","issue":"5","language":"en","page":"1011-1022","source":"Wiley Online Library","title":"A mechanistic simulation model of seed dispersal by animals","volume":"96","author":[{"family":"Will","given":"Heidrun"},{"family":"Tackenberg","given":"Oliver"}],"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Pr>
          <w:rFonts w:ascii="Cambria Math" w:hAnsi="Cambria Math" w:cs="Cambria Math"/>
        </w:rPr>
        <w:instrText>‐</w:instrText>
      </w:r>
      <w:r>
        <w:instrText xml:space="preserve">Sylvester","given":"Scott M."},{"family":"Leberg","given":"Paul L."},{"family":"Johnson","given":"Derek M."}],"issued":{"date-parts":[["2017"]]}}}],"schema":"https://github.com/citation-style-language/schema/raw/master/csl-citation.json"} </w:instrText>
      </w:r>
      <w:r w:rsidRPr="008B7AB6">
        <w:fldChar w:fldCharType="separate"/>
      </w:r>
      <w:r w:rsidRPr="000C6272">
        <w:t xml:space="preserve">(Levey </w:t>
      </w:r>
      <w:r w:rsidRPr="000C6272">
        <w:rPr>
          <w:i/>
          <w:iCs/>
        </w:rPr>
        <w:t>et al.</w:t>
      </w:r>
      <w:r w:rsidRPr="000C6272">
        <w:t xml:space="preserve"> 2005, 2008; Morales &amp; Carlo 2006; Russo </w:t>
      </w:r>
      <w:r w:rsidRPr="000C6272">
        <w:rPr>
          <w:i/>
          <w:iCs/>
        </w:rPr>
        <w:t>et al.</w:t>
      </w:r>
      <w:r w:rsidRPr="000C6272">
        <w:t xml:space="preserve"> 2006; Will &amp; Tackenberg 2008; Jones </w:t>
      </w:r>
      <w:r w:rsidRPr="000C6272">
        <w:rPr>
          <w:i/>
          <w:iCs/>
        </w:rPr>
        <w:t>et al.</w:t>
      </w:r>
      <w:r w:rsidRPr="000C6272">
        <w:t xml:space="preserve"> 2017)</w:t>
      </w:r>
      <w:r w:rsidRPr="008B7AB6">
        <w:fldChar w:fldCharType="end"/>
      </w:r>
      <w:r w:rsidRPr="008B7AB6">
        <w:t>, often with the goal of understanding how incorporating animal movement and behavior will impact seed dispersal distances. Usually, the focus tends to be on seed dispersal and how spatial patterns of seed aggregation can change in response to animal behavior or landscape heterogeneity. However, fewer studies have emphasized the role of intraspecific variation in animal movement over generated seed dispersal patterns, or even the relative importance that different disperser species may have in carrying seeds and contributing to seed</w:t>
      </w:r>
      <w:r>
        <w:t xml:space="preserve"> dispersal patterns</w:t>
      </w:r>
      <w:r w:rsidRPr="008B7AB6">
        <w:t xml:space="preserve"> </w:t>
      </w:r>
      <w:r w:rsidRPr="008B7AB6">
        <w:fldChar w:fldCharType="begin"/>
      </w:r>
      <w:r>
        <w:instrText xml:space="preserve"> ADDIN ZOTERO_ITEM CSL_CITATION {"citationID":"6H60dcWG","properties":{"formattedCitation":"(Rehm {\\i{}et al.} 2018; Zwolak 2018)","plainCitation":"(Rehm et al. 2018; Zwolak 2018)","noteIndex":0},"citationItems":[{"id":419,"uris":["http://zotero.org/users/5667637/items/IUCNVNUM"],"uri":["http://zotero.org/users/5667637/items/IUCNVNUM"],"itemData":{"id":419,"type":"article-journal","abstract":"Vertebrate frugivores enhance tropical forest regeneration by dispersing seeds into degraded areas. However, the importance of individual species as dispersers may vary within a community. Management and restoration would benefit from understanding which species are critical in moving native seeds into degraded habitats. We compared habitat composition of bird start and end locations for movement intervals based on mean gut passage times for the avian frugivore community on the island of Saipan. The proportion of movement intervals that began in intact, native forest varied among species, with Golden White-eyes having the highest proportion. However, this species tended to remain in intact forest and only rarely crossed into degraded habitats. Bridled White-eyes and Mariana Fruit Doves exhibited slightly higher rates of crossing from intact forest to degraded habitats, suggesting an ability to disperse native seeds to degraded areas. White-throated Ground Doves were never recorded crossing from intact forest to degraded habitats. Despite having a low proportion of movement intervals beginning in intact forest, Micronesian Starlings showed a higher proportion and absolute number of movements from intact forest to degraded habitats, due to their propensity to move frequently, across long distances, and across habitat types. In this species-poor frugivore network, seed dispersal into degraded habitats appears highly dependent on one species within the community. Regeneration of degraded lands may be severely hindered if this key disperser is lost.","container-title":"Restoration Ecology","DOI":"10.1111/rec.12623","ISSN":"1526-100X","issue":"4","language":"en","page":"760-766","source":"Wiley Online Library","title":"Differences among avian frugivores in seed dispersal to degraded habitats","volume":"26","author":[{"family":"Rehm","given":"Evan M."},{"family":"Chojnacki","given":"Janelle"},{"family":"Rogers","given":"Haldre S."},{"family":"Savidge","given":"Julie A."}],"issued":{"date-parts":[["2018"]]}}},{"id":365,"uris":["http://zotero.org/users/5667637/items/UW3SJGPZ"],"uri":["http://zotero.org/users/5667637/items/UW3SJGPZ"],"itemData":{"id":365,"type":"article-journal","abstract":"Seed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Reviews","DOI":"10.1111/brv.12377","ISSN":"1469-185X","issue":"2","language":"en","note":"READ","page":"897-913","source":"Wiley Online Library","title":"How intraspecific variation in seed-dispersing animals matters for plants","volume":"93","author":[{"family":"Zwolak","given":"Rafał"}],"issued":{"date-parts":[["2018"]]}}}],"schema":"https://github.com/citation-style-language/schema/raw/master/csl-citation.json"} </w:instrText>
      </w:r>
      <w:r w:rsidRPr="008B7AB6">
        <w:fldChar w:fldCharType="separate"/>
      </w:r>
      <w:r w:rsidRPr="005C1539">
        <w:t xml:space="preserve">(Rehm </w:t>
      </w:r>
      <w:r w:rsidRPr="005C1539">
        <w:rPr>
          <w:i/>
          <w:iCs/>
        </w:rPr>
        <w:t>et al.</w:t>
      </w:r>
      <w:r w:rsidRPr="005C1539">
        <w:t xml:space="preserve"> 2018; Zwolak 2018)</w:t>
      </w:r>
      <w:r w:rsidRPr="008B7AB6">
        <w:fldChar w:fldCharType="end"/>
      </w:r>
      <w:r w:rsidRPr="008B7AB6">
        <w:t xml:space="preserve">. Various modeling and simulation approaches have been developed to </w:t>
      </w:r>
      <w:r w:rsidRPr="008B7AB6">
        <w:lastRenderedPageBreak/>
        <w:t xml:space="preserve">understand how the interactions between landscape heterogeneity and frugivore characteristics affect seed deposition patterns </w:t>
      </w:r>
      <w:r w:rsidRPr="008B7AB6">
        <w:fldChar w:fldCharType="begin"/>
      </w:r>
      <w:r>
        <w:instrText xml:space="preserve"> ADDIN ZOTERO_ITEM CSL_CITATION {"citationID":"YyVV665k","properties":{"formattedCitation":"(Levey {\\i{}et al.} 2005; Russo {\\i{}et al.} 2006; Jones {\\i{}et al.} 2017)","plainCitation":"(Levey et al. 2005; Russo et al. 2006;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Pr>
          <w:rFonts w:ascii="Cambria Math" w:hAnsi="Cambria Math" w:cs="Cambria Math"/>
        </w:rPr>
        <w:instrText>≫</w:instrText>
      </w:r>
      <w:r>
        <w:instrText>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Pr>
          <w:rFonts w:ascii="Cambria Math" w:hAnsi="Cambria Math" w:cs="Cambria Math"/>
        </w:rPr>
        <w:instrText>‐</w:instrText>
      </w:r>
      <w:r>
        <w:instrText xml:space="preserve">Sylvester","given":"Scott M."},{"family":"Leberg","given":"Paul L."},{"family":"Johnson","given":"Derek M."}],"issued":{"date-parts":[["2017"]]}}}],"schema":"https://github.com/citation-style-language/schema/raw/master/csl-citation.json"} </w:instrText>
      </w:r>
      <w:r w:rsidRPr="008B7AB6">
        <w:fldChar w:fldCharType="separate"/>
      </w:r>
      <w:r w:rsidRPr="005C1539">
        <w:t xml:space="preserve">(Levey </w:t>
      </w:r>
      <w:r w:rsidRPr="005C1539">
        <w:rPr>
          <w:i/>
          <w:iCs/>
        </w:rPr>
        <w:t>et al.</w:t>
      </w:r>
      <w:r w:rsidRPr="005C1539">
        <w:t xml:space="preserve"> 2005; Russo </w:t>
      </w:r>
      <w:r w:rsidRPr="005C1539">
        <w:rPr>
          <w:i/>
          <w:iCs/>
        </w:rPr>
        <w:t>et al.</w:t>
      </w:r>
      <w:r w:rsidRPr="005C1539">
        <w:t xml:space="preserve"> 2006; Jones </w:t>
      </w:r>
      <w:r w:rsidRPr="005C1539">
        <w:rPr>
          <w:i/>
          <w:iCs/>
        </w:rPr>
        <w:t>et al.</w:t>
      </w:r>
      <w:r w:rsidRPr="005C1539">
        <w:t xml:space="preserve"> 2017)</w:t>
      </w:r>
      <w:r w:rsidRPr="008B7AB6">
        <w:fldChar w:fldCharType="end"/>
      </w:r>
      <w:r w:rsidRPr="008B7AB6">
        <w:t xml:space="preserve">, and others, like Levi et al. </w:t>
      </w:r>
      <w:r w:rsidRPr="008B7AB6">
        <w:fldChar w:fldCharType="begin"/>
      </w:r>
      <w:r>
        <w:instrText xml:space="preserve"> ADDIN ZOTERO_ITEM CSL_CITATION {"citationID":"hxLSKesp","properties":{"formattedCitation":"(Levi {\\i{}et al.} 2019)","plainCitation":"(Levi et al. 2019)","noteIndex":0},"citationItems":[{"id":3453,"uris":["http://zotero.org/users/5667637/items/M9ASWHPI"],"uri":["http://zotero.org/users/5667637/items/M9ASWHPI"],"itemData":{"id":3453,"type":"article-journal","abstract":"Explaining the maintenance of tropical forest diversity under the countervailing forces of drift and competition poses a major challenge to ecological theory. Janzen−Connell effects, in which host-specific natural enemies restrict the recruitment of juveniles near conspecific adults, provide a potential mechanism. Janzen−Connell is strongly supported empirically, but existing theory does not address the stable coexistence of hundreds of species. Here we use high-performance computing and analytical models to demonstrate that tropical forest diversity can be maintained nearly indefinitely in a prolonged state of transient dynamics due to distance-responsive natural enemies. Further, we show that Janzen−Connell effects lead to community regulation of diversity by imposing a diversity-dependent cost to commonness and benefit to rarity. The resulting species−area and rank−abundance relationships are consistent with empirical results. Diversity maintenance over long time spans does not require dispersal from an external metacommunity, speciation, or resource niche partitioning, only a small zone around conspecific adults in which saplings fail to recruit. We conclude that the Janzen−Connell mechanism can explain the maintenance of tropical tree diversity while not precluding the operation of other niche-based mechanisms such as resource partitioning.","container-title":"Proceedings of the National Academy of Sciences","DOI":"10.1073/pnas.1813211116","ISSN":"0027-8424, 1091-6490","issue":"2","journalAbbreviation":"PNAS","language":"en","note":"ISBN: 9781813211111\npublisher: National Academy of Sciences\nsection: Biological Sciences\nPMID: 30584100","page":"581-586","source":"www.pnas.org","title":"Tropical forests can maintain hyperdiversity because of enemies","volume":"116","author":[{"family":"Levi","given":"Taal"},{"family":"Barfield","given":"Michael"},{"family":"Barrantes","given":"Shane"},{"family":"Sullivan","given":"Christopher"},{"family":"Holt","given":"Robert D."},{"family":"Terborgh","given":"John"}],"issued":{"date-parts":[["2019",1,8]]}}}],"schema":"https://github.com/citation-style-language/schema/raw/master/csl-citation.json"} </w:instrText>
      </w:r>
      <w:r w:rsidRPr="008B7AB6">
        <w:fldChar w:fldCharType="separate"/>
      </w:r>
      <w:r w:rsidRPr="005C1539">
        <w:t>(</w:t>
      </w:r>
      <w:del w:id="56" w:author="Flavia Montano" w:date="2022-03-02T14:52:00Z">
        <w:r w:rsidRPr="005C1539" w:rsidDel="006A0C35">
          <w:delText xml:space="preserve">Levi </w:delText>
        </w:r>
        <w:r w:rsidRPr="005C1539" w:rsidDel="006A0C35">
          <w:rPr>
            <w:i/>
            <w:iCs/>
          </w:rPr>
          <w:delText>et al.</w:delText>
        </w:r>
      </w:del>
      <w:r w:rsidRPr="005C1539">
        <w:t xml:space="preserve"> 2019)</w:t>
      </w:r>
      <w:r w:rsidRPr="008B7AB6">
        <w:fldChar w:fldCharType="end"/>
      </w:r>
      <w:r w:rsidRPr="008B7AB6">
        <w:t xml:space="preserve"> have implemented mechanism-free simulations that highlight the importance of rare and long-distance seed dispersal events like the ones we have modeled here. Additionally, there is a lack of focus in the literature on the complexity of animal movement and how it influences seed dispersal and plant population dynamics across multiple scales </w:t>
      </w:r>
      <w:commentRangeStart w:id="57"/>
      <w:r w:rsidRPr="008B7AB6">
        <w:fldChar w:fldCharType="begin"/>
      </w:r>
      <w:r>
        <w:instrText xml:space="preserve"> ADDIN ZOTERO_ITEM CSL_CITATION {"citationID":"YQzk1c7e","properties":{"formattedCitation":"(C\\uc0\\u244{}rtes &amp; Uriarte 2013)","plainCitation":"(Côrtes &amp; Uriarte 2013)","noteIndex":0},"citationItems":[{"id":300,"uris":["http://zotero.org/users/5667637/items/4Z42GYN9"],"uri":["http://zotero.org/users/5667637/items/4Z42GYN9"],"itemData":{"id":300,"type":"article-journal","abstract":"General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Corrêa"},{"family":"Uriarte","given":"María"}],"issued":{"date-parts":[["2013"]]}}}],"schema":"https://github.com/citation-style-language/schema/raw/master/csl-citation.json"} </w:instrText>
      </w:r>
      <w:r w:rsidRPr="008B7AB6">
        <w:fldChar w:fldCharType="separate"/>
      </w:r>
      <w:r w:rsidRPr="005C1539">
        <w:t xml:space="preserve">(Côrtes &amp; </w:t>
      </w:r>
      <w:proofErr w:type="spellStart"/>
      <w:r w:rsidRPr="005C1539">
        <w:t>Uriarte</w:t>
      </w:r>
      <w:proofErr w:type="spellEnd"/>
      <w:r w:rsidRPr="005C1539">
        <w:t xml:space="preserve"> 2013)</w:t>
      </w:r>
      <w:r w:rsidRPr="008B7AB6">
        <w:fldChar w:fldCharType="end"/>
      </w:r>
      <w:commentRangeEnd w:id="57"/>
      <w:r w:rsidR="002B459A">
        <w:rPr>
          <w:rStyle w:val="CommentReference"/>
          <w:rFonts w:asciiTheme="minorHAnsi" w:eastAsiaTheme="minorEastAsia" w:hAnsiTheme="minorHAnsi" w:cstheme="minorBidi"/>
        </w:rPr>
        <w:commentReference w:id="57"/>
      </w:r>
      <w:r w:rsidRPr="008B7AB6">
        <w:t xml:space="preserve">. We found that by incorporating different levels of movement heterogeneity across individual frugivores, seed dispersal and aggregation metrics changed. Overall, our simulated seed dispersal kernels showed that an increase in variation of animal movement rates markedly influenced the heaviness of the tail in dispersal kernels: the greater the heterogeneity, the more relevant long-dispersal events are. Additionally, by increasing the level of variation in animal movement rates, we observed increases in the kurtosis and estimated variance of dispersal kernels, having direct implications for the number of predicted long-distance dispersal events. Using a statistics of extremes approach, our results show that predicting extreme seed dispersal events is more likely under scenarios that incorporate individual variation in animal movement rates. Understanding the consequences of individual variation in animal movement is a critical step to incorporate our local scale predictions on regional and community level models of population dynamics.  Although extreme value theory has long been used in other areas of biology to better understand the maintenance and generation of genetic (virus) variants </w:t>
      </w:r>
      <w:r w:rsidRPr="008B7AB6">
        <w:fldChar w:fldCharType="begin"/>
      </w:r>
      <w:r w:rsidRPr="008B7AB6">
        <w:instrText xml:space="preserve"> ADDIN ZOTERO_ITEM CSL_CITATION {"citationID":"P0MGzRz6","properties":{"formattedCitation":"(Orr 2005)","plainCitation":"(Orr 2005)","noteIndex":0},"citationItems":[{"id":3457,"uris":["http://zotero.org/users/5667637/items/AGPGG54E"],"uri":["http://zotero.org/users/5667637/items/AGPGG54E"],"itemData":{"id":3457,"type":"article-journal","abstract":"Early evolutionists believed that the genetic basis of adaptation was micromutational.This view was supported by Ronald Fisher's classical mathematical analysis (of 1930) of his 'geometric model' of adaptation.Beginning in the 1980s, studies of quantitative trait loci and microbial experimental evolution revealed that adaptation sometimes involves a modest number of genes, some of which have surprisingly large effects. These experimental findings pose a serious challenge to evolutionary theory.So far, phenotype-based and DNA sequence-based models of adaptation have yielded surprisingly similar results, indicating the possibility of a robust theory of adaptation.Phenotypic models of adaptation show that the genes that cause adaptation should have approximately exponentially distributed effects; that is, involve many genes that have small effect and a few genes that have large effect.DNA sequence models of adaptation indicate that adaptation should involve mutations of relatively large fitness effects and that adaptation is characterized by a pattern of diminishing returns, in which early substitutions have large fitness effects and later ones have smaller effects.Current theories of adaptation adequately explain certain qualitative patterns that characterize genetic data on adaptation; however, it is not yet clear if these theories can explain these data quantitatively.","container-title":"Nature Reviews Genetics","DOI":"10.1038/nrg1523","ISSN":"1471-0064","issue":"2","journalAbbreviation":"Nat Rev Genet","language":"en","note":"Bandiera_abtest: a\nCg_type: Nature Research Journals\nnumber: 2\nPrimary_atype: Reviews\npublisher: Nature Publishing Group","page":"119-127","source":"www.nature.com","title":"The genetic theory of adaptation: a brief history","title-short":"The genetic theory of adaptation","volume":"6","author":[{"family":"Orr","given":"H. Allen"}],"issued":{"date-parts":[["2005",2]]}}}],"schema":"https://github.com/citation-style-language/schema/raw/master/csl-citation.json"} </w:instrText>
      </w:r>
      <w:r w:rsidRPr="008B7AB6">
        <w:fldChar w:fldCharType="separate"/>
      </w:r>
      <w:r w:rsidRPr="008B7AB6">
        <w:t>(Orr 2005)</w:t>
      </w:r>
      <w:r w:rsidRPr="008B7AB6">
        <w:fldChar w:fldCharType="end"/>
      </w:r>
      <w:r w:rsidRPr="008B7AB6">
        <w:t>, its use in modeling the ecological processes related to seed dispersal is still in its infancy.</w:t>
      </w:r>
    </w:p>
    <w:p w14:paraId="2409CA02" w14:textId="77777777" w:rsidR="008C2BC8" w:rsidRPr="00B000F9" w:rsidRDefault="008C2BC8" w:rsidP="008C2BC8">
      <w:pPr>
        <w:jc w:val="both"/>
      </w:pPr>
    </w:p>
    <w:p w14:paraId="26976FFE" w14:textId="77777777" w:rsidR="008C2BC8" w:rsidRPr="00B000F9" w:rsidRDefault="008C2BC8" w:rsidP="008C2BC8">
      <w:pPr>
        <w:pStyle w:val="004Second-LevelSubheadingBOLD"/>
      </w:pPr>
      <w:bookmarkStart w:id="58" w:name="_Toc94618765"/>
      <w:r w:rsidRPr="00B000F9">
        <w:t xml:space="preserve">The </w:t>
      </w:r>
      <w:r>
        <w:t>E</w:t>
      </w:r>
      <w:r w:rsidRPr="00B000F9">
        <w:t>ffect o</w:t>
      </w:r>
      <w:r>
        <w:t>f V</w:t>
      </w:r>
      <w:r w:rsidRPr="00B000F9">
        <w:t xml:space="preserve">ariation in </w:t>
      </w:r>
      <w:r>
        <w:t>A</w:t>
      </w:r>
      <w:r w:rsidRPr="00B000F9">
        <w:t xml:space="preserve">nimal </w:t>
      </w:r>
      <w:r>
        <w:t>M</w:t>
      </w:r>
      <w:r w:rsidRPr="00B000F9">
        <w:t xml:space="preserve">ovement </w:t>
      </w:r>
      <w:r>
        <w:t>O</w:t>
      </w:r>
      <w:r w:rsidRPr="00B000F9">
        <w:t xml:space="preserve">ver </w:t>
      </w:r>
      <w:r>
        <w:t>S</w:t>
      </w:r>
      <w:r w:rsidRPr="00B000F9">
        <w:t xml:space="preserve">eed </w:t>
      </w:r>
      <w:r>
        <w:t>D</w:t>
      </w:r>
      <w:r w:rsidRPr="00B000F9">
        <w:t xml:space="preserve">eposition </w:t>
      </w:r>
      <w:r>
        <w:t>P</w:t>
      </w:r>
      <w:r w:rsidRPr="00B000F9">
        <w:t>atterns</w:t>
      </w:r>
      <w:bookmarkEnd w:id="58"/>
    </w:p>
    <w:p w14:paraId="1AB01EC5" w14:textId="485C4496" w:rsidR="008C2BC8" w:rsidRPr="00D65B9C" w:rsidRDefault="008C2BC8" w:rsidP="008C2BC8">
      <w:pPr>
        <w:pStyle w:val="006BodyText"/>
      </w:pPr>
      <w:r w:rsidRPr="00D65B9C">
        <w:t xml:space="preserve">Average seed locations for simulations across all three pooling scenarios were between 140 and 175 meters, with standard deviations of over 100 meters, generating significant overlap in the average distribution of seed dispersal measures for the three pooling scenarios (Figure </w:t>
      </w:r>
      <w:r>
        <w:t>2-4</w:t>
      </w:r>
      <w:r w:rsidRPr="00D65B9C">
        <w:t xml:space="preserve">). Previous studies on this system have found that the majority of dispersed seeds are </w:t>
      </w:r>
      <w:r>
        <w:t>d</w:t>
      </w:r>
      <w:r w:rsidRPr="00D65B9C">
        <w:t xml:space="preserve">ispersed beyond 100 meters of the parent plant </w:t>
      </w:r>
      <w:r w:rsidRPr="00D65B9C">
        <w:fldChar w:fldCharType="begin"/>
      </w:r>
      <w:r>
        <w:instrText xml:space="preserve"> ADDIN ZOTERO_ITEM CSL_CITATION {"citationID":"sdi4YRKz","properties":{"formattedCitation":"(Holbrook &amp; Loiselle 2007)","plainCitation":"(Holbrook &amp; Loiselle 2007)","noteIndex":0},"citationItems":[{"id":1040,"uris":["http://zotero.org/users/5667637/items/QXCYIGNP"],"uri":["http://zotero.org/users/5667637/items/QXCYIGNP"],"itemData":{"id":1040,"type":"chapter","container-title":"Seed Dispersal: Theory and its Application in a Changing World","note":"READ","page":"300–321","publisher":"CAB International, Wallingford","title":"Using toucan-generated dispersal models to estimate seed dispersal in Amazonian Ecuador","author":[{"family":"Holbrook","given":"K. M."},{"family":"Loiselle","given":"B. A."}],"issued":{"date-parts":[["2007"]]}}}],"schema":"https://github.com/citation-style-language/schema/raw/master/csl-citation.json"} </w:instrText>
      </w:r>
      <w:r w:rsidRPr="00D65B9C">
        <w:fldChar w:fldCharType="separate"/>
      </w:r>
      <w:r w:rsidRPr="005C1539">
        <w:t>(Holbrook &amp; Loiselle 2007)</w:t>
      </w:r>
      <w:r w:rsidRPr="00D65B9C">
        <w:fldChar w:fldCharType="end"/>
      </w:r>
      <w:r w:rsidRPr="00D65B9C">
        <w:t xml:space="preserve">. However, a focus on the seed dispersal data points beyond the upper quartile shows differences between the pooling scenarios, with the NP scenario having a higher density and larger extent of average dispersal per run. A similar result was found when comparing seed dispersion, a metric of spatial aggregation, which at higher levels represents a more even distribution of seeds </w:t>
      </w:r>
      <w:r w:rsidRPr="00D65B9C">
        <w:fldChar w:fldCharType="begin"/>
      </w:r>
      <w:r>
        <w:instrText xml:space="preserve"> ADDIN ZOTERO_ITEM CSL_CITATION {"citationID":"z4ZEL9ps","properties":{"formattedCitation":"(Jones {\\i{}et al.} 2017)","plainCitation":"(Jones et al. 2017)","noteIndex":0},"citationItems":[{"id":384,"uris":["http://zotero.org/users/5667637/items/QP5Y83DP"],"uri":["http://zotero.org/users/5667637/items/QP5Y83DP"],"itemData":{"id":384,"type":"article-journal","abstract":"Habitat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Pr>
          <w:rFonts w:ascii="Cambria Math" w:hAnsi="Cambria Math" w:cs="Cambria Math"/>
        </w:rPr>
        <w:instrText>‐</w:instrText>
      </w:r>
      <w:r>
        <w:instrText xml:space="preserve">Sylvester","given":"Scott M."},{"family":"Leberg","given":"Paul L."},{"family":"Johnson","given":"Derek M."}],"issued":{"date-parts":[["2017"]]}}}],"schema":"https://github.com/citation-style-language/schema/raw/master/csl-citation.json"} </w:instrText>
      </w:r>
      <w:r w:rsidRPr="00D65B9C">
        <w:fldChar w:fldCharType="separate"/>
      </w:r>
      <w:r w:rsidRPr="005C1539">
        <w:t xml:space="preserve">(Jones </w:t>
      </w:r>
      <w:r w:rsidRPr="005C1539">
        <w:rPr>
          <w:i/>
          <w:iCs/>
        </w:rPr>
        <w:t>et al.</w:t>
      </w:r>
      <w:r w:rsidRPr="005C1539">
        <w:t xml:space="preserve"> 2017)</w:t>
      </w:r>
      <w:r w:rsidRPr="00D65B9C">
        <w:fldChar w:fldCharType="end"/>
      </w:r>
      <w:r w:rsidRPr="00D65B9C">
        <w:t xml:space="preserve">. </w:t>
      </w:r>
      <w:del w:id="59" w:author="Flavia Montano" w:date="2022-03-02T14:59:00Z">
        <w:r w:rsidRPr="00D65B9C" w:rsidDel="002B459A">
          <w:delText xml:space="preserve"> </w:delText>
        </w:r>
      </w:del>
      <w:r w:rsidRPr="00D65B9C">
        <w:t xml:space="preserve">The overall distribution of the dispersion points per simulation run was comparable across scenarios. This result might be explained by the fact that we used a simple uncorrelated random walk for animal movement, in a homogeneous unbounded landscape, thus leading to a highly even pattern of radial seed deposition. When focusing on seed dispersion data points beyond the upper quartiles, it is unclear if differences across simulation scenarios persist. In addition to gut retention time, seed aggregation is also determined by landscape characteristics such as fragmentation </w:t>
      </w:r>
      <w:r w:rsidRPr="00D65B9C">
        <w:fldChar w:fldCharType="begin"/>
      </w:r>
      <w:r>
        <w:instrText xml:space="preserve"> ADDIN ZOTERO_ITEM CSL_CITATION {"citationID":"ylcE6Id6","properties":{"formattedCitation":"(Levey {\\i{}et al.} 2005; Morales &amp; Carlo 2006; Carlo &amp; Morales 2008a; Jones {\\i{}et al.} 2017)","plainCitation":"(Levey et al. 2005; Morales &amp; Carlo 2006; Carlo &amp; Morales 2008a; Jones et al. 2017)","noteIndex":0},"citationItems":[{"id":911,"uris":["http://zotero.org/users/5667637/items/IE62BLDR"],"uri":["http://zotero.org/users/5667637/items/IE62BLDR"],"itemData":{"id":911,"type":"article-journal","abstract":"Habitat fragmentation threatens biodiversity by disrupting dispersal. The mechanisms and consequences of this disruption are controversial, primarily because most organisms are difficult to track. We examined the effect of habitat corridors on long-distance dispersal of seeds by birds, and tested whether small-scale (&lt;20 meters) movements of birds could be scaled up to predict dispersal of seeds across hundreds of meters in eight experimentally fragmented landscapes. A simulation model accurately predicted the observed pattern of seed rain and revealed that corridors functioned through edge-following behavior of birds. Our study shows how models based on easily observed behaviors can be scaled up to predict landscape-level processes.\nEastern Bluebirds carry more seeds between connected forest patches than between isolated patches, demonstrating the importance of corridors in landscape models of seed dispersal.\nEastern Bluebirds carry more seeds between connected forest patches than between isolated patches, demonstrating the importance of corridors in landscape models of seed dispersal.","container-title":"Science","DOI":"10.1126/science.1111479","ISSN":"0036-8075, 1095-9203","issue":"5731","language":"en","page":"146-148","source":"science.sciencemag.org","title":"Effects of Landscape Corridors on Seed Dispersal by Birds","volume":"309","author":[{"family":"Levey","given":"Douglas J."},{"family":"Bolker","given":"Benjamin M."},{"family":"Tewksbury","given":"Joshua J."},{"family":"Sargent","given":"Sarah"},{"family":"Haddad","given":"Nick M."}],"issued":{"date-parts":[["2005"]]}}},{"id":362,"uris":["http://zotero.org/users/5667637/items/EWJL9VXW"],"uri":["http://zotero.org/users/5667637/items/EWJL9VXW"],"itemData":{"id":362,"type":"article-journal","abstract":"For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A."}],"issued":{"date-parts":[["2006"]]}}},{"id":3363,"uris":["http://zotero.org/users/5667637/items/7QMQVABU"],"uri":["http://zotero.org/users/5667637/items/7QMQVABU"],"itemData":{"id":3363,"type":"article-journal","abstract":"1 Frugivores disperse the seeds of the majority of woody plant species world-wide. Thus, insights on how frugivores influence the dispersal of plants and the variability of this process are crucial for understanding plant population dynamics in a rapidly changing world. 2 We used a spatially explicit, stochastic, individual-based model that simulates fruit-removal and seed dispersal by birds to assess bird density, landscape and neighbourhood effects on the inequalities of within-population fruit-removal rates and seed dispersal. We also compared model predictions with spatially-explicit field data. 3 In our simulations, bird density had a strong effect on the distribution of fruit-removal rates creating large inequalities among plants. Also, for equal bird densities, inequalities increased with the landscape level aggregation of plants. 4 Fruit removal increased with increasing plant neighbourhood density although there was a tendency to decline at the highest densities. Neighbourhood density also changed average dispersal distances, but with shorter distances at higher densities. Plants with few neighbours not only had longer distance dispersal but also a larger variance in seed rain across distances than plants with ten or more neighbours. These relationships between neighbourhood density and fruit removal and dispersal distance were scale-dependent with a peak in correlations at 150-m radius. 5 Similar to model predictions, field data shows an inverse relationship between dispersal distances (inferred from bird movements) and fruiting neighbourhood density. Also, fruit-removal rates observed in the field show large numbers of plants receiving little or zero fruit-removal. Fruit-removal rate distributions were statistically indistinguishable between the simulation and field data. But, distributions were strikingly different from two alternative models that lacked spatial effects. 6 Synthesis. Our model and field data show that as fruiting plants become aggregated, inequalities in fruit-removal rates increase and seed dispersal distance decreases. Both of these processes could help create and maintain plant aggregation and affect genetic structuring. The model also predicts that small-scale neighbourhood effects can be controlled by large-scale processes such as overall frugivore abundance and landscape-level plant aggregation. Most importantly, both simulations and field data shows an interaction between plant spatial pattern and bird foraging, which results in neighbourhood-specific dispersal and rates of fruit removal.","container-title":"Journal of Ecology","DOI":"10.1111/j.1365-2745.2008.01379.x","ISSN":"1365-2745","issue":"4","language":"en","note":"_eprint: https://besjournals.onlinelibrary.wiley.com/doi/pdf/10.1111/j.1365-2745.2008.01379.x","page":"609-618","source":"Wiley Online Library","title":"Inequalities in fruit-removal and seed dispersal: consequences of bird behaviour, neighbourhood density and landscape aggregation","title-short":"Inequalities in fruit-removal and seed dispersal","volume":"96","author":[{"family":"Carlo","given":"Tomás A."},{"family":"Morales","given":"Juan M."}],"issued":{"date-parts":[["2008"]]}}},{"id":384,"uris":["http://zotero.org/users/5667637/items/QP5Y83DP"],"uri":["http://zotero.org/users/5667637/items/QP5Y83DP"],"itemData":{"id":384,"type":"article-journal","abstract":"Habitat loss can alter animal movements and disrupt animal seed dispersal mutualisms; however, its effects on spatial patterns of seed dispersal are not well understood. To explore the effects of habitat loss on seed dispersal distances and seed dispersion (aggregation), we created a spatially explicit, individual-based model of an animal dispersing seeds (SEADS—Spatially Explicit Animal Dispersal of Seeds) in a theoretical landscape of 0%–90% habitat loss based on three animal traits: movement distance, gut retention time, and time between movements. Our model design had three objectives: to determine the effects of (1) animal traits and (2) habitat loss on seed dispersal distances and dispersion and (3) determine how animal traits could mitigate the negative effects of habitat loss on these variables. SEADS results revealed a complex interaction involving all animal traits and habitat loss on dispersal distances and dispersion, driven by a novel underlying mechanism of fragment entrapment. Unexpectedly, intermediate habitat loss could increase dispersal distances and dispersion relative to low and high habitat loss for some c</w:instrText>
      </w:r>
      <w:r w:rsidRPr="00405636">
        <w:rPr>
          <w:lang w:val="es-CL"/>
        </w:rPr>
        <w:instrText>ombinations of animal traits. At intermediate habitat loss, movement between patches was common, and increased dispersal distances and dispersion compared to continuous habitats because animals did not stop in spaces between fragments. However, movement between patches was reduced at higher habitat loss as animals became trapped in fragments, often near the parent plant, and dispersed seeds in aggregated patterns. As movement distance increased, low time between movements and high gut retention time combinations permitted more movement to adjacent patches than other combinations of animal traits. Because habitat loss affects movement in a nonlinear fashion under some conditions, future empirical tests would benefit from comparisons across landscapes with more than two levels of fragmentation.","container-title":"Ecology and Evolution","DOI":"10.1002/ece3.3113","ISSN":"2045-7758","issue":"14","language":"en","note":"READ","page":"5410-5425","source":"Wiley Online Library","title":"Closing the gaps for animal seed dispersal: Separating the effects of habitat loss on dispersal distances and seed aggregation","title-short":"Closing the gaps for animal seed dispersal","volume":"7","author":[{"family":"Jones","given":"Landon R."},{"family":"Duke</w:instrText>
      </w:r>
      <w:r w:rsidRPr="00405636">
        <w:rPr>
          <w:rFonts w:ascii="Cambria Math" w:hAnsi="Cambria Math" w:cs="Cambria Math"/>
          <w:lang w:val="es-CL"/>
        </w:rPr>
        <w:instrText>‐</w:instrText>
      </w:r>
      <w:r w:rsidRPr="00405636">
        <w:rPr>
          <w:lang w:val="es-CL"/>
        </w:rPr>
        <w:instrText xml:space="preserve">Sylvester","given":"Scott M."},{"family":"Leberg","given":"Paul L."},{"family":"Johnson","given":"Derek M."}],"issued":{"date-parts":[["2017"]]}}}],"schema":"https://github.com/citation-style-language/schema/raw/master/csl-citation.json"} </w:instrText>
      </w:r>
      <w:r w:rsidRPr="00D65B9C">
        <w:fldChar w:fldCharType="separate"/>
      </w:r>
      <w:r w:rsidRPr="00405636">
        <w:rPr>
          <w:lang w:val="es-CL"/>
        </w:rPr>
        <w:t xml:space="preserve">(Levey </w:t>
      </w:r>
      <w:r w:rsidRPr="00405636">
        <w:rPr>
          <w:i/>
          <w:iCs/>
          <w:lang w:val="es-CL"/>
        </w:rPr>
        <w:t>et al.</w:t>
      </w:r>
      <w:r w:rsidRPr="00405636">
        <w:rPr>
          <w:lang w:val="es-CL"/>
        </w:rPr>
        <w:t xml:space="preserve"> 2005; Morales &amp; Carlo 2006; Carlo &amp; Morales 2008a; Jones </w:t>
      </w:r>
      <w:r w:rsidRPr="00405636">
        <w:rPr>
          <w:i/>
          <w:iCs/>
          <w:lang w:val="es-CL"/>
        </w:rPr>
        <w:t>et al.</w:t>
      </w:r>
      <w:r w:rsidRPr="00405636">
        <w:rPr>
          <w:lang w:val="es-CL"/>
        </w:rPr>
        <w:t xml:space="preserve"> 2017)</w:t>
      </w:r>
      <w:r w:rsidRPr="00D65B9C">
        <w:fldChar w:fldCharType="end"/>
      </w:r>
      <w:r w:rsidRPr="00405636">
        <w:rPr>
          <w:lang w:val="es-CL"/>
        </w:rPr>
        <w:t xml:space="preserve">. </w:t>
      </w:r>
      <w:r>
        <w:t>In our frugivore-plant system, however, the forested landscape was intact and no anthropogenic barriers to animal movement were present.</w:t>
      </w:r>
    </w:p>
    <w:p w14:paraId="71992795" w14:textId="77777777" w:rsidR="008C2BC8" w:rsidRPr="00B000F9" w:rsidRDefault="008C2BC8" w:rsidP="008C2BC8">
      <w:pPr>
        <w:pStyle w:val="004Second-LevelSubheadingBOLD"/>
      </w:pPr>
      <w:bookmarkStart w:id="60" w:name="_Toc94618766"/>
      <w:r>
        <w:lastRenderedPageBreak/>
        <w:t>I</w:t>
      </w:r>
      <w:r w:rsidRPr="00B000F9">
        <w:t xml:space="preserve">mplications of </w:t>
      </w:r>
      <w:r>
        <w:t>A</w:t>
      </w:r>
      <w:r w:rsidRPr="00B000F9">
        <w:t xml:space="preserve">nimal </w:t>
      </w:r>
      <w:r>
        <w:t>M</w:t>
      </w:r>
      <w:r w:rsidRPr="00B000F9">
        <w:t xml:space="preserve">ovement </w:t>
      </w:r>
      <w:r>
        <w:t>H</w:t>
      </w:r>
      <w:r w:rsidRPr="00B000F9">
        <w:t xml:space="preserve">eterogeneity </w:t>
      </w:r>
      <w:r>
        <w:t>O</w:t>
      </w:r>
      <w:r w:rsidRPr="00B000F9">
        <w:t xml:space="preserve">ver </w:t>
      </w:r>
      <w:r>
        <w:t>S</w:t>
      </w:r>
      <w:r w:rsidRPr="00B000F9">
        <w:t xml:space="preserve">eed </w:t>
      </w:r>
      <w:r>
        <w:t>D</w:t>
      </w:r>
      <w:r w:rsidRPr="00B000F9">
        <w:t xml:space="preserve">ispersal </w:t>
      </w:r>
      <w:r>
        <w:t>K</w:t>
      </w:r>
      <w:r w:rsidRPr="00B000F9">
        <w:t>ernel</w:t>
      </w:r>
      <w:r>
        <w:t>s</w:t>
      </w:r>
      <w:bookmarkEnd w:id="60"/>
    </w:p>
    <w:p w14:paraId="1B906BED" w14:textId="77777777" w:rsidR="008C2BC8" w:rsidRPr="00D65B9C" w:rsidRDefault="008C2BC8" w:rsidP="008C2BC8">
      <w:pPr>
        <w:pStyle w:val="006BodyText"/>
      </w:pPr>
      <w:r w:rsidRPr="00D65B9C">
        <w:t>Dispersal kernel shape and scale parameters have significant implications for ecological and evolutionary processes</w:t>
      </w:r>
      <w:r>
        <w:t xml:space="preserve"> </w:t>
      </w:r>
      <w:r w:rsidRPr="00D65B9C">
        <w:fldChar w:fldCharType="begin"/>
      </w:r>
      <w:r>
        <w:instrText xml:space="preserve"> ADDIN ZOTERO_ITEM CSL_CITATION {"citationID":"7m94VQK8","properties":{"formattedCitation":"(Nathan &amp; Muller-Landau 2000; Nathan 2007)","plainCitation":"(Nathan &amp; Muller-Landau 2000; Nathan 2007)","noteIndex":0},"citationItems":[{"id":334,"uris":["http://zotero.org/users/5667637/items/3N3RTVGH"],"uri":["http://zotero.org/users/5667637/items/3N3RTVGH"],"itemData":{"id":334,"type":"article-journal","abstract":"Growing interest in spatial ecology is promoting new approaches to the study of seed dispersal, one of the key processes determining the spatial structure of plant populations. Seed-dispersion patterns vary among plant species, populations and individuals, at different distances from parents, different microsites and different times. Recent field studies have made progress in elucidating the mechanisms behind these patterns and the implications of these patterns for recruitment success. Together with the development and refinement of mathematical models, this promises a deeper, more mechanistic understanding of dispersal processes and their consequences.","container-title":"Trends in Ecology &amp; Evolution","DOI":"10.1016/S0169-5347(00)01874-7","ISSN":"0169-5347","issue":"7","journalAbbreviation":"Trends in Ecology &amp; Evolution","page":"278-285","source":"ScienceDirect","title":"Spatial patterns of seed dispersal, their determinants and consequences for recruitment","volume":"15","author":[{"family":"Nathan","given":"Ran"},{"family":"Muller-Landau","given":"Helene C."}],"issued":{"date-parts":[["2000"]]}}},{"id":2470,"uris":["http://zotero.org/users/5667637/items/NP4PBCFA"],"uri":["http://zotero.org/users/5667637/items/NP4PBCFA"],"itemData":{"id":2470,"type":"article-journal","container-title":"Seed dispersal: theory and its application in a changing world","note":"publisher: CABI Oxfordshire","page":"252–276","title":"Total dispersal kernels and the evaluation of diversity and similarity in complex dispersal systems","author":[{"family":"Nathan","given":"Ran"}],"issued":{"date-parts":[["2007"]]}}}],"schema":"https://github.com/citation-style-language/schema/raw/master/csl-citation.json"} </w:instrText>
      </w:r>
      <w:r w:rsidRPr="00D65B9C">
        <w:fldChar w:fldCharType="separate"/>
      </w:r>
      <w:r w:rsidRPr="005C1539">
        <w:t>(Nathan &amp; Muller-Landau 2000; Nathan 2007)</w:t>
      </w:r>
      <w:r w:rsidRPr="00D65B9C">
        <w:fldChar w:fldCharType="end"/>
      </w:r>
      <w:r w:rsidRPr="00D65B9C">
        <w:t>. Specifically, dispersal kernel shape can largely determine the extent to which seeds will get dispersed, thus predicting the probability of LDD events</w:t>
      </w:r>
      <w:r>
        <w:t xml:space="preserve"> </w:t>
      </w:r>
      <w:r w:rsidRPr="00D65B9C">
        <w:fldChar w:fldCharType="begin"/>
      </w:r>
      <w:r>
        <w:instrText xml:space="preserve"> ADDIN ZOTERO_ITEM CSL_CITATION {"citationID":"hydbSJUe","properties":{"formattedCitation":"(Morales &amp; Carlo 2006; Garc\\uc0\\u237{}a &amp; Borda-de-\\uc0\\u193{}gua 2017)","plainCitation":"(Morales &amp; Carlo 2006; García &amp; Borda-de-Água 2017)","noteIndex":0},"citationItems":[{"id":362,"uris":["http://zotero.org/users/5667637/items/EWJL9VXW"],"uri":["http://zotero.org/users/5667637/items/EWJL9VXW"],"itemData":{"id":362,"type":"article-journal","abstract":"For many plant species, seed dispersal is one of the most important spatial demographic processes. We used a diffusion approximation and a spatially explicit simulation model to explore the mechanisms generating seed dispersal kernels for plants dispersed by frugivores. The simulation model combined simple movement and foraging rules with seed gut passage time, plant distribution, and fruit production. A simulation experiment using plant spatial aggregation and frugivore density as factors showed that seed dispersal scale was largely determined by the degree of plant aggregation, whereas kernel shape was mostly dominated by frugivore density. Kernel shapes ranged from fat tailed to thin tailed, but most shapes were between an exponential and that of the solution of a diffusion equation. The proportion of dispersal kernels with fat tails was highest for landscapes with clumped plant distributions and increased with increasing number of dispersers. The diffusion model provides a basis for models including more behavioral details but can also be used to approximate dispersal kernels once a diffusion rate is estimated from animal movement data. Our results suggest that important characteristics of dispersal kernels will depend on the spatial pattern of plant distribution and on disperser density when frugivores mediate seed dispersal.","container-title":"Ecology","DOI":"10.1890/0012-9658(2006)87[1489:TEOPDA]2.0.CO;2","ISSN":"1939-9170","issue":"6","language":"en","note":"READ","page":"1489-1496","source":"Wiley Online Library","title":"The Effects of Plant Distribution and Frugivore Density on the Scale and Shape of Dispersal Kernels","volume":"87","author":[{"family":"Morales","given":"Juan Manuel"},{"family":"Carlo","given":"Tomás A."}],"issued":{"date-parts":[["2006"]]}}},{"id":356,"uris":["http://zotero.org/users/5667637/items/A953TQWY"],"uri":["http://zotero.org/users/5667637/items/A953TQWY"],"itemData":{"id":356,"type":"article-journal","abstract":"Summary Dispersal ecology is a topical discipline that involves understanding and predicting plant community responses to multiple drivers of global change. Propagule movements that entail long-distance dispersal (LDD) events are crucial for plants to reach and colonize suitable sites across fragmented landscapes. Yet, LDD events are extremely rare, and thus, obtaining reliable estimates of the maximum distances that propagules move across and of their frequency has been a long-lasting challenge in plant ecology. Recent advances in dispersal ecology have provided reliable records of dispersal distances, but they remain confined to focal populations, limiting our ability to infer the frequency and actual extent of LDD events across landscapes. In this study, we view LDD events as extreme values of a dispersal function, and we apply statistics of extremes to derive the frequency and extent of LDD events of simulated and empirical data sets. We first briefly explain the rationale behind statistics of extremes, and we then illustrate how dispersal ecology can benefit conceptually and analytically from applying extreme value analyses. We apply the block maxima approach to simulated seed shadows, and we apply the peak over a threshold method to empirical data sets that contain pollen and seed dispersal distances recorded for a population of Prunus mahaleb, an insect-pollinated and vertebrate-dispersed tree species. Diagnostic plots reveal a distance threshold of ? = 80 m for pollen grains and of ? = 170 m for dispersed seeds. Values that exceed the threshold fit a light-tailed distribution function for pollen and fit a fat-tailed Pareto distribution for seed dispersal distances. Both distribution functions estimate a low (but nonzero) conditional probability of reaching distant locations, extending well beyond the borders of our focal population as follows: Pr (X ≥ 1 km) = 9 ? 10?5 for pollen grains and Pr (X ≥ 10 km) = 7 ? 10?5 for dispersed seeds. Synthesis. Dispersal ecologists can take the most of their dispersal distance records by applying statistics of extremes to infer the probability of occurrence of extremely rare, but crucial, long distance dispersal events that reach locations well beyond focal populations.","container-title":"Journal of Ecology","DOI":"10.1111/1365-2745.12685","ISSN":"0022-0477","issue":"1","journalAbbreviation":"Journal of Ecology","page":"63-74","source":"besjournals.onlinelibrary.wiley.com (Atypon)","title":"Extended dispersal kernels in a changing world: insights from statistics of extremes","title-short":"Extended dispersal kernels in a changing world","volume":"105","author":[{"family":"García","given":"Cristina"},{"family":"Borda-de-Água","given":"Luís"}],"issued":{"date-parts":[["2017"]]}}}],"schema":"https://github.com/citation-style-language/schema/raw/master/csl-citation.json"} </w:instrText>
      </w:r>
      <w:r w:rsidRPr="00D65B9C">
        <w:fldChar w:fldCharType="separate"/>
      </w:r>
      <w:r w:rsidRPr="005C1539">
        <w:t>(Morales &amp; Carlo 2006; García &amp; Borda-de-Água 2017)</w:t>
      </w:r>
      <w:r w:rsidRPr="00D65B9C">
        <w:fldChar w:fldCharType="end"/>
      </w:r>
      <w:r w:rsidRPr="00D65B9C">
        <w:t xml:space="preserve">. The simulation scenarios that included variation in animal movement rates had larger percentages of dispersal events beyond 500m (Table </w:t>
      </w:r>
      <w:r>
        <w:t>2-</w:t>
      </w:r>
      <w:r w:rsidRPr="00D65B9C">
        <w:t>2)</w:t>
      </w:r>
      <w:r>
        <w:t xml:space="preserve"> </w:t>
      </w:r>
      <w:r w:rsidRPr="00D65B9C">
        <w:t xml:space="preserve">as well as higher kurtosis than the CP scenario, which had a single movement rate for the simulations. We observed this finding again as the NP scenario also holds the largest seed dispersal distance for an individual seed, despite the average seed dispersal distance for this scenario, not being the largest one. By incorporating individual variation in movement rates of frugivores, we obtain highly leptokurtic dispersal kernels, an increasing in the number of outliers </w:t>
      </w:r>
      <w:proofErr w:type="gramStart"/>
      <w:r w:rsidRPr="00D65B9C">
        <w:t>and also</w:t>
      </w:r>
      <w:proofErr w:type="gramEnd"/>
      <w:r w:rsidRPr="00D65B9C">
        <w:t xml:space="preserve"> an increasing </w:t>
      </w:r>
      <w:r>
        <w:t xml:space="preserve">in </w:t>
      </w:r>
      <w:r w:rsidRPr="00D65B9C">
        <w:t xml:space="preserve">the number of predicted long-distance dispersal events. This qualitative difference between scenarios was replicated in the distribution of the shape parameters, which largely determine the heaviness of the tail for the dispersal kernels (Figure </w:t>
      </w:r>
      <w:r>
        <w:t>2-5</w:t>
      </w:r>
      <w:r w:rsidRPr="00D65B9C">
        <w:t xml:space="preserve">). Although none of the shape parameters fell below 1, a threshold that determines a heavy tail, shape parameters for the PP and NP scenarios have lower values, leading to heavier tails when compared to the CP scenario. This difference becomes more evident as we analyze the estimated mean and variances generated from these dispersal kernels (Figure </w:t>
      </w:r>
      <w:r>
        <w:t>2-5</w:t>
      </w:r>
      <w:r w:rsidRPr="00D65B9C">
        <w:t xml:space="preserve">). Although the estimated mean for dispersal kernels under the CP scenario is larger than the estimates under the PP and NP scenarios, the estimated variance is larger for the dispersal kernels generated by models incorporating varying levels of individual heterogeneity in frugivore movement. This individual variation in </w:t>
      </w:r>
      <w:r w:rsidRPr="00D65B9C">
        <w:lastRenderedPageBreak/>
        <w:t>movement has a noticeable effect on higher moments (variance and kurtosis) at the seed dispersal scale, which is not noticeable when we are focusing on just the mean.</w:t>
      </w:r>
    </w:p>
    <w:p w14:paraId="0E89330D" w14:textId="77777777" w:rsidR="008C2BC8" w:rsidRPr="00B000F9" w:rsidRDefault="008C2BC8" w:rsidP="008C2BC8">
      <w:pPr>
        <w:pStyle w:val="006BodyText"/>
      </w:pPr>
      <w:r w:rsidRPr="00D65B9C">
        <w:t xml:space="preserve">When analyzing the tail of the distributions with the statistics of extremes approach, this difference becomes clearer. The NP scenario is the only one with an estimated shape parameter greater than 0, indicating a Generalized Pareto heavy tail. This result becomes more evident with the predicted probabilities of seed dispersal beyond 1000 and 5000m (Table </w:t>
      </w:r>
      <w:r>
        <w:t>2-</w:t>
      </w:r>
      <w:r w:rsidRPr="00D65B9C">
        <w:t xml:space="preserve">3). Even though these probabilities are small, they are not unreasonable, as under these predictions 1 </w:t>
      </w:r>
      <w:r>
        <w:t xml:space="preserve">in </w:t>
      </w:r>
      <w:r w:rsidRPr="00D65B9C">
        <w:t xml:space="preserve">every 1000 seeds will fall beyond 1km over the estimated threshold for the NP scenario, 2 </w:t>
      </w:r>
      <w:r>
        <w:t xml:space="preserve">in </w:t>
      </w:r>
      <w:r w:rsidRPr="00D65B9C">
        <w:t xml:space="preserve">every 10,000 </w:t>
      </w:r>
      <w:r>
        <w:t xml:space="preserve">seeds </w:t>
      </w:r>
      <w:r w:rsidRPr="00D65B9C">
        <w:t xml:space="preserve">for the PP scenario, and 4 </w:t>
      </w:r>
      <w:r>
        <w:t xml:space="preserve">in </w:t>
      </w:r>
      <w:r w:rsidRPr="00D65B9C">
        <w:t>every 100,000</w:t>
      </w:r>
      <w:r>
        <w:t xml:space="preserve"> seeds</w:t>
      </w:r>
      <w:r w:rsidRPr="00D65B9C">
        <w:t xml:space="preserve"> for the CP scenario. These predictions also show that no seeds are expected to be deposited over 5km for both the CP and PP scenario, however 7 in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rsidRPr="00D65B9C">
        <w:t xml:space="preserve"> seeds are predicted to be deposited beyond this dista</w:t>
      </w:r>
      <w:proofErr w:type="spellStart"/>
      <w:r w:rsidRPr="00D65B9C">
        <w:t>nce</w:t>
      </w:r>
      <w:proofErr w:type="spellEnd"/>
      <w:r w:rsidRPr="00D65B9C">
        <w:t xml:space="preserve"> for the scenario including individual heterogeneity in disperser movement rates.</w:t>
      </w:r>
      <w:r>
        <w:t xml:space="preserve"> </w:t>
      </w:r>
    </w:p>
    <w:p w14:paraId="407825EE" w14:textId="77777777" w:rsidR="008C2BC8" w:rsidRPr="00B000F9" w:rsidRDefault="008C2BC8" w:rsidP="008C2BC8">
      <w:pPr>
        <w:pStyle w:val="004Second-LevelSubheadingBOLD"/>
      </w:pPr>
      <w:bookmarkStart w:id="61" w:name="_Toc94618767"/>
      <w:r>
        <w:t>V</w:t>
      </w:r>
      <w:r w:rsidRPr="00B000F9">
        <w:t xml:space="preserve">ariation in </w:t>
      </w:r>
      <w:r>
        <w:t>A</w:t>
      </w:r>
      <w:r w:rsidRPr="00B000F9">
        <w:t xml:space="preserve">nimal </w:t>
      </w:r>
      <w:r>
        <w:t>M</w:t>
      </w:r>
      <w:r w:rsidRPr="00B000F9">
        <w:t xml:space="preserve">ovement </w:t>
      </w:r>
      <w:r>
        <w:t>Effects Over C</w:t>
      </w:r>
      <w:r w:rsidRPr="00B000F9">
        <w:t xml:space="preserve">ommunity </w:t>
      </w:r>
      <w:r>
        <w:t>D</w:t>
      </w:r>
      <w:r w:rsidRPr="00B000F9">
        <w:t>ynamics</w:t>
      </w:r>
      <w:bookmarkEnd w:id="61"/>
    </w:p>
    <w:p w14:paraId="5C53FBBE" w14:textId="77777777" w:rsidR="008C2BC8" w:rsidRDefault="008C2BC8" w:rsidP="008C2BC8">
      <w:pPr>
        <w:pStyle w:val="006BodyText"/>
      </w:pPr>
      <w:r w:rsidRPr="00D65B9C">
        <w:t>The importance of  long-distance dispersal for plant community genetic variation and recolonization is broadly recognized</w:t>
      </w:r>
      <w:r>
        <w:t xml:space="preserve"> </w:t>
      </w:r>
      <w:r w:rsidRPr="00D65B9C">
        <w:fldChar w:fldCharType="begin"/>
      </w:r>
      <w:r>
        <w:instrText xml:space="preserve"> ADDIN ZOTERO_ITEM CSL_CITATION {"citationID":"6rRzDHE4","properties":{"formattedCitation":"(Cain {\\i{}et al.} 2000; Levey {\\i{}et al.} 2008; Jordano 2017)","plainCitation":"(Cain et al. 2000; Levey et al. 2008; Jordano 2017)","noteIndex":0},"citationItems":[{"id":324,"uris":["http://zotero.org/users/5667637/items/EMCCWU5S"],"uri":["http://zotero.org/users/5667637/items/EMCCWU5S"],"itemData":{"id":324,"type":"article-journal","abstract":"Long-distance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research.","container-title":"American Journal of Botany","DOI":"10.2307/2656714","ISSN":"1537-2197","issue":"9","language":"en","page":"1217-1227","source":"Wiley Online Library","title":"Long-distance seed dispersal in plant populations","volume":"87","author":[{"family":"Cain","given":"Michael L."},{"family":"Milligan","given":"Brook G."},{"family":"Strand","given":"Allan E."}],"issued":{"date-parts":[["2000"]]}}},{"id":349,"uris":["http://zotero.org/users/5667637/items/NMI4EAZ2"],"uri":["http://zotero.org/users/5667637/items/NMI4EAZ2"],"itemData":{"id":349,"type":"article-journal","abstract":"1 Long-distance seed dispersal is difficult to measure, yet key to understanding plant population dynamics and community composition. 2 We used a spatially explicit model to predict the distribution of seeds dispersed long distances by birds into habitat patches of different shapes. All patches were the same type of habitat and size, but varied in shape. They occurred in eight experimental landscapes, each with five patches of four different shapes, 150 m apart in a matrix of mature forest. The model was parameterized with small-scale movement data collected from field observations of birds. In a previous study we validated the model by testing its predictions against observed patterns of seed dispersal in real landscapes with the same types and spatial configuration of patches as in the model. 3 Here we apply the model more broadly, examining how patch shape influences the probability of seed deposition by birds into patches, how dispersal kernels (distributions of dispersal distances) vary with patch shape and starting location, and how movement of seeds between patches is affected by patch shape. 4 The model predicts that patches with corridors or other narrow extensions receive higher numbers of seeds than patches without corridors or extensions. This pattern is explained by edge-following behaviour of birds. Dispersal distances are generally shorter in heterogeneous landscapes (containing patchy habitat) than in homogeneous landscapes, suggesting that patches divert the movement of seed dispersers, ‘holding’ them long enough to increase the probability of seed defecation in the patches. Dispersal kernels for seeds in homogeneous landscapes were smooth, whereas those in heterogenous landscapes were irregular. In both cases, long-distance (&gt; 150 m) dispersal was surprisingly common, usually comprising approximately 50% of all dispersal events. 5 Synthesis. Landscape heterogeneity has a large influence on patterns of long-distance seed dispersal. Our results suggest that long-distance dispersal events can be predicted using spatially explicit modelling to scale-up local movements, placing them in a landscape context. Similar techniques are commonly used by landscape ecologists to model other types of movement; they offer much promise to the study of seed dispersal.","container-title":"Journal of Ecology","DOI":"10.1111/j.1365-2745.2008.01401.x","ISSN":"1365-2745","issue":"4","language":"en","note":"READ","page":"599-608","source":"Wiley Online Library","title":"Modelling long-distance seed dispersal in heterogeneous landscapes","volume":"96","author":[{"family":"Levey","given":"Douglas J."},{"family":"Tewksbury","given":"Joshua J."},{"family":"Bolker","given":"Benjamin M."}],"issued":{"date-parts":[["2008"]]}}},{"id":359,"uris":["http://zotero.org/users/5667637/items/TZ6BDYWN"],"uri":["http://zotero.org/users/5667637/items/TZ6BDYWN"],"itemData":{"id":359,"type":"article-journal","abstract":"Dispersal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functions.","container-title":"Journal of Ecology","DOI":"10.1111/1365-2745.12690","ISSN":"1365-2745","issue":"1","language":"en","page":"75-84","source":"Wiley Online Library","title":"What is long-distance dispersal? And a taxonomy of dispersal events","title-short":"What is long-distance dispersal?","volume":"105","author":[{"family":"Jordano","given":"Pedro"}],"issued":{"date-parts":[["2017"]]}}}],"schema":"https://github.com/citation-style-language/schema/raw/master/csl-citation.json"} </w:instrText>
      </w:r>
      <w:r w:rsidRPr="00D65B9C">
        <w:fldChar w:fldCharType="separate"/>
      </w:r>
      <w:r w:rsidRPr="000C6272">
        <w:t xml:space="preserve">(Cain </w:t>
      </w:r>
      <w:r w:rsidRPr="000C6272">
        <w:rPr>
          <w:i/>
          <w:iCs/>
        </w:rPr>
        <w:t>et al.</w:t>
      </w:r>
      <w:r w:rsidRPr="000C6272">
        <w:t xml:space="preserve"> 2000; Levey </w:t>
      </w:r>
      <w:r w:rsidRPr="000C6272">
        <w:rPr>
          <w:i/>
          <w:iCs/>
        </w:rPr>
        <w:t>et al.</w:t>
      </w:r>
      <w:r w:rsidRPr="000C6272">
        <w:t xml:space="preserve"> 2008; Jordano 2017)</w:t>
      </w:r>
      <w:r w:rsidRPr="00D65B9C">
        <w:fldChar w:fldCharType="end"/>
      </w:r>
      <w:r w:rsidRPr="00D65B9C">
        <w:t xml:space="preserve">, and understanding how we can better model and predict these rare events can guide future efforts in restoration and conservation biology. Previous studies have also recognized the need to carefully address the complexities of animal behavior and movement patterns </w:t>
      </w:r>
      <w:r w:rsidRPr="00D65B9C">
        <w:fldChar w:fldCharType="begin"/>
      </w:r>
      <w:r>
        <w:instrText xml:space="preserve"> ADDIN ZOTERO_ITEM CSL_CITATION {"citationID":"POwGPfUj","properties":{"formattedCitation":"(Russo {\\i{}et al.} 2006; C\\uc0\\u244{}rtes &amp; Uriarte 2013; Zwolak 2018; Nield {\\i{}et al.} 2019, 2020)","plainCitation":"(Russo et al. 2006; Côrtes &amp; Uriarte 2013; Zwolak 2018; Nield et al. 2019, 2020)","noteIndex":0},"citationItems":[{"id":368,"uris":["http://zotero.org/users/5667637/items/HEMGH4MG"],"uri":["http://zotero.org/users/5667637/items/HEMGH4MG"],"itemData":{"id":368,"type":"article-journal","abstract":"Seed dispersal fundamentally influences plant population and community dynamics but is difficult to quantify directly. Consequently, models are frequently used to describe the seed shadow (the seed deposition pattern of a plant population). For vertebrate-dispersed plants, animal behavior is known to influence seed shadows but is poorly integrated in seed dispersal models. Here, we illustrate a modeling approach that incorporates animal behavior and develop a stochastic, spatially explicit simulation model that predicts the seed shadow for a primate-dispersed tree species (Virola calophylla, Myristicaceae) at the forest stand scale. The model was parameterized from field-collected data on fruit production and seed dispersal, behaviors and movement patterns of the key disperser, the spider monkey (Ateles paniscus), densities of dispersed and non-dispersed seeds, and direct estimates of seed dispersal distances. Our model demonstrated that the spatial scale of dispersal for this V. calophylla population was large, as spider monkeys routinely dispersed seeds </w:instrText>
      </w:r>
      <w:r>
        <w:rPr>
          <w:rFonts w:ascii="Cambria Math" w:hAnsi="Cambria Math" w:cs="Cambria Math"/>
        </w:rPr>
        <w:instrText>≫</w:instrText>
      </w:r>
      <w:r>
        <w:instrText xml:space="preserve">100 m, a commonly used threshold for long-distance dispersal. The simulated seed shadow was heterogeneous, with high spatial variance in seed density resulting largely from behaviors and movement patterns of spider monkeys that aggregated seeds (dispersal at their sleeping sites) and that scattered seeds (dispersal during diurnal foraging and resting). The single-distribution dispersal kernels frequently used to model dispersal substantially underestimated this variance and poorly fit the simulated seed-dispersal curve, primarily because of its multimodality, and a mixture distribution always fit the simulated dispersal curve better. Both seed shadow heterogeneity and dispersal curve multimodality arose directly from these different dispersal processes generated by spider monkeys. Compared to models that did not account for disperser behavior, our modeling approach improved prediction of the seed shadow of this V. calophylla population. An important function of seed dispersal models is to use the seed shadows they predict to estimate components of plant demography, particularly seedling population dynamics and distributions. Our model demonstrated that improved seed shadow prediction for animal-dispersed plants can be accomplished by incorporating spatially explicit information on disperser behavior and movements, using scales large enough to capture routine long-distance dispersal, and using dispersal kernels, such as mixture distributions, that account for spatially aggregated dispersal.","container-title":"Ecology","DOI":"10.1890/0012-9658(2006)87[3160:IABISD]2.0.CO;2","ISSN":"1939-9170","issue":"12","language":"en","note":"READ","page":"3160-3174","source":"Wiley Online Library","title":"Incorporating Animal Behavior into Seed Dispersal Models: Implications for Seed Shadows","title-short":"Incorporating Animal Behavior into Seed Dispersal Models","volume":"87","author":[{"family":"Russo","given":"Sabrina E."},{"family":"Portnoy","given":"Stephen"},{"family":"Augspurger","given":"Carol K."}],"issued":{"date-parts":[["2006"]]}}},{"id":300,"uris":["http://zotero.org/users/5667637/items/4Z42GYN9"],"uri":["http://zotero.org/users/5667637/items/4Z42GYN9"],"itemData":{"id":300,"type":"article-journal","abstract":"General principles about the consequences of seed dispersal by animals for the structure and dynamics of plant populations and communities remain elusive. This is in part because seed deposition patterns emerge from interactions between frugivore behaviour and the distribution of food resources, both of which can vary over space and time. Here we advocate a frugivore-centred, process-based, synthetic approach to seed dispersal research that integrates seed dispersal ecology and animal movement across multiple spatio-temporal scales. To guide this synthesis, we survey existing literature using paradigms from seed dispersal and animal movement. Specifically, studies are discussed with respect to five criteria: selection of focal organisms (animal or plant); measurement of animal movement; characterization of seed shadow; animal, plant and environmental factors included in the study; and scales of the study. Most studies focused on either frugivores or plants and characterized seed shadows directly by combining gut retention time with animal movement data or indirectly by conducting maternity analysis of seeds. Although organismal traits and environmental factors were often measured, they were seldom used to characterize seed shadows. Multi-scale analyses were rare, with seed shadows mostly characterized at fine spatial scales, over single fruiting seasons, and for individual dispersers. Novel animal- and seed-tracking technologies, remote environmental monitoring tools, and advances in analytical methods can enable effective implementation of a hierarchical mechanistic approach to the study of seed dispersal. This kind of mechanistic approach will provide novel insights regarding the complex interplay between the factors that modulate animal behaviour and subsequently influence seed dispersal patterns across spatial and temporal scales.","container-title":"Biological Reviews","DOI":"10.1111/j.1469-185X.2012.00250.x","ISSN":"1469-185X","issue":"2","language":"en","note":"READ","page":"255-272","source":"Wiley Online Library","title":"Integrating frugivory and animal movement: a review of the evidence and implications for scaling seed dispersal","title-short":"Integrating frugivory and animal movement","volume":"88","author":[{"family":"Côrtes","given":"Marina Corrêa"},{"family":"Uriarte","given":"María"}],"issued":{"date-parts":[["2013"]]}}},{"id":365,"uris":["http://zotero.org/users/5667637/items/UW3SJGPZ"],"uri":["http://zotero.org/users/5667637/items/UW3SJGPZ"],"itemData":{"id":365,"type":"article-journal","abstract":"Seed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Reviews","DOI":"10.1111/brv.12377","ISSN":"1469-185X","issue":"2","language":"en","note":"READ","page":"897-913","source":"Wiley Online Library","title":"How intraspecific variation in seed-dispersing animals matters for plants","volume":"93","author":[{"family":"Zwolak","given":"Rafał"}],"issued":{"date-parts":[["2018"]]}}},{"id":3406,"uris":["http://zotero.org/users/5667637/items/PRHMS4NM"],"uri":["http://zotero.org/users/5667637/items/PRHMS4NM"],"itemData":{"id":3406,"type":"article-journal","abstract":"Disruption of seed dispersal processes may affect plant population spatial structure. We used a spatial simulation model and an empirical case study to assess the conditions under which the loss of seed dispersers has a detectable effect on a species' spatial pattern. Our simulation experiments suggested that detecting spatial change following disperser loss will be difficult, except when rates of fruit removal are initially high and then completely disappear. To contextualize the simulation modeling, we used spatial point pattern analyses to characterize the spatial pattern of two large-seeded species (Leucopogon nutans, a fire-killed seeder shrub and Macrozamia riedlei, a long-lived, resprouting cycad) in the jarrah (Eucalyptus marginata) forests of southwestern Australia. The plant species' primary disperser, the emu (Dromaius novaehollandiae), was absent from one of the sites we considered, but present at the other two. There was no detectable difference for either plant species in the strength of aggregation between sites with and without emu. However, even if disperser loss may not greatly affect local spatial structure for most plant species, it is likely to be important for long distance dispersal and genetic structuring of populations, so accurate characterization of the dispersal kernel is critical, especially in terms of plant emigration.","container-title":"Population Ecology","DOI":"10.1002/1438-390X.12006","ISSN":"1438-390X","issue":"3","language":"en","note":"_eprint: https://esj-journals.onlinelibrary.wiley.com/doi/pdf/10.1002/1438-390X.12006","page":"333-348","source":"Wiley Online Library","title":"Detecting plant spatial pattern change after disperser loss: A simulation and a case study","title-short":"Detecting plant spatial pattern change after disperser loss","volume":"61","author":[{"family":"Nield","given":"Andrew P."},{"family":"Enright","given":"Neal J."},{"family":"Ladd","given":"Philip G."},{"family":"Perry","given":"George L. W."}],"issued":{"date-parts":[["2019"]]}}},{"id":1369,"uris":["http://zotero.org/users/5667637/items/4HYNWYEJ"],"uri":["http://zotero.org/users/5667637/items/4HYNWYEJ"],"itemData":{"id":1369,"type":"article-journal","abstract":"Large animals provide crucial seed dispersal services, yet face continued threats and are susceptible to changes in landscape composition and configuration. Thus, there is a growing imperative to improve understanding of animal-generated seed dispersal using models that incorporate spatial complexity in a realistic, yet tractable, way. We developed a spatially explicit agent-based seed dispersal model, with disperser movements informed by biotelemetry data, to evaluate how landscape composition and configuration affect seed dispersal patterns. We illustrated this approach for the world's second largest ratite, the emu (Dromaius novaehollandiae), a highly mobile generalist frugivore considered an important long-distance disperser for many plant species across Australia. When animal movement is unrestricted, model parameters related to seed gut passage largely determine seed dispersal kernels. However, as habitat loss and fragmentation increase, the extent of long-distance dispersal events is reduced and seed shadows became progressively more aggregated. This effect is due to the emu not being able to move between disconnected parts of the landscape, with small changes in habitat structure causing decreased long-distance dispersal. We simulated seed dispersal patterns generated by three commonly used generic models of animal movement – unbiased and biased correlated random walks and Lévy walks – to evaluate how different representations of movement affect estimations of animal movements and emergent seed dispersal patterns. Simulated movements informed by the emu biotelemetry data resulted in longer median seed dispersal distances than do the three generic models. Synthesis. Changes in landscape composition and configuration can dramatically alter patterns of zoochorous seed dispersal as they influence animal movement. However, when models are used to simulate the patterns of seed dispersal, decisions about how animal movement is represented also affect estimates of seed dispersal.","container-title":"Journal of Ecology","DOI":"10.1111/1365-2745.13287","ISSN":"1365-2745","issue":"2","language":"en","note":"_eprint: https://besjournals.onlinelibrary.wiley.com/doi/pdf/10.1111/1365-2745.13287","page":"687-701","source":"Wiley Online Library","title":"The spatial complexity of seed movement: Animal-generated seed dispersal patterns in fragmented landscapes revealed by animal movement models","title-short":"The spatial complexity of seed movement","volume":"108","author":[{"family":"Nield","given":"Andrew P."},{"family":"Nathan","given":"Ran"},{"family":"Enright","given":"Neal J."},{"family":"Ladd","given":"Philip G."},{"family":"Perry","given":"George L. W."}],"issued":{"date-parts":[["2020"]]}}}],"schema":"https://github.com/citation-style-language/schema/raw/master/csl-citation.json"} </w:instrText>
      </w:r>
      <w:r w:rsidRPr="00D65B9C">
        <w:fldChar w:fldCharType="separate"/>
      </w:r>
      <w:r w:rsidRPr="005C1539">
        <w:t xml:space="preserve">(Russo </w:t>
      </w:r>
      <w:r w:rsidRPr="005C1539">
        <w:rPr>
          <w:i/>
          <w:iCs/>
        </w:rPr>
        <w:t>et al.</w:t>
      </w:r>
      <w:r w:rsidRPr="005C1539">
        <w:t xml:space="preserve"> 2006; Côrtes &amp; Uriarte 2013; Zwolak 2018; Nield </w:t>
      </w:r>
      <w:r w:rsidRPr="005C1539">
        <w:rPr>
          <w:i/>
          <w:iCs/>
        </w:rPr>
        <w:t>et al.</w:t>
      </w:r>
      <w:r w:rsidRPr="005C1539">
        <w:t xml:space="preserve"> 2019, 2020)</w:t>
      </w:r>
      <w:r w:rsidRPr="00D65B9C">
        <w:fldChar w:fldCharType="end"/>
      </w:r>
      <w:r w:rsidRPr="00D65B9C">
        <w:t>, as the variation in disperser traits can directly impact seed dispersal patterns. It is also necessary to consider that seed dispersal mutualisms do not occur in closed environments, and multiple disperser species will benefit multiple plants though seed dispersal services</w:t>
      </w:r>
      <w:r>
        <w:t xml:space="preserve">; </w:t>
      </w:r>
      <w:r w:rsidRPr="00D65B9C">
        <w:t xml:space="preserve">considering how these multiple species interact and differ in </w:t>
      </w:r>
      <w:r w:rsidRPr="00D65B9C">
        <w:lastRenderedPageBreak/>
        <w:t xml:space="preserve">their movement patterns </w:t>
      </w:r>
      <w:r>
        <w:t>is an</w:t>
      </w:r>
      <w:r w:rsidRPr="00D65B9C">
        <w:t xml:space="preserve"> important</w:t>
      </w:r>
      <w:r>
        <w:t xml:space="preserve"> focus for further study</w:t>
      </w:r>
      <w:r w:rsidRPr="00D65B9C">
        <w:t xml:space="preserve"> </w:t>
      </w:r>
      <w:r w:rsidRPr="00D65B9C">
        <w:fldChar w:fldCharType="begin"/>
      </w:r>
      <w:r>
        <w:instrText xml:space="preserve"> ADDIN ZOTERO_ITEM CSL_CITATION {"citationID":"dGQKM9UG","properties":{"formattedCitation":"(Rehm {\\i{}et al.} 2018, 2019)","plainCitation":"(Rehm et al. 2018, 2019)","noteIndex":0},"citationItems":[{"id":419,"uris":["http://zotero.org/users/5667637/items/IUCNVNUM"],"uri":["http://zotero.org/users/5667637/items/IUCNVNUM"],"itemData":{"id":419,"type":"article-journal","abstract":"Vertebrate frugivores enhance tropical forest regeneration by dispersing seeds into degraded areas. However, the importance of individual species as dispersers may vary within a community. Management and restoration would benefit from understanding which species are critical in moving native seeds into degraded habitats. We compared habitat composition of bird start and end locations for movement intervals based on mean gut passage times for the avian frugivore community on the island of Saipan. The proportion of movement intervals that began in intact, native forest varied among species, with Golden White-eyes having the highest proportion. However, this species tended to remain in intact forest and only rarely crossed into degraded habitats. Bridled White-eyes and Mariana Fruit Doves exhibited slightly higher rates of crossing from intact forest to degraded habitats, suggesting an ability to disperse native seeds to degraded areas. White-throated Ground Doves were never recorded crossing from intact forest to degraded habitats. Despite having a low proportion of movement intervals beginning in intact forest, Micronesian Starlings showed a higher proportion and absolute number of movements from intact forest to degraded habitats, due to their propensity to move frequently, across long distances, and across habitat types. In this species-poor frugivore network, seed dispersal into degraded habitats appears highly dependent on one species within the community. Regeneration of degraded lands may be severely hindered if this key disperser is lost.","container-title":"Restoration Ecology","DOI":"10.1111/rec.12623","ISSN":"1526-100X","issue":"4","language":"en","page":"760-766","source":"Wiley Online Library","title":"Differences among avian frugivores in seed dispersal to degraded habitats","volume":"26","author":[{"family":"Rehm","given":"Evan M."},{"family":"Chojnacki","given":"Janelle"},{"family":"Rogers","given":"Haldre S."},{"family":"Savidge","given":"Julie A."}],"issued":{"date-parts":[["2018"]]}}},{"id":2330,"uris":["http://zotero.org/users/5667637/items/NFPGUUD9"],"uri":["http://zotero.org/users/5667637/items/NFPGUUD9"],"itemData":{"id":2330,"type":"article-journal","abstract":"Frugivores play differing roles in shaping dispersal patterns yet seed dispersal distance is rarely quantified across entire communities. We model seed dispersal distance using gut passage times and bird movement for the majority (39 interactions) of known bird–tree interactions on the island of Saipan to highlight differences in seed dispersal distances provided by the five avian frugivores. One bird species was found to be a seed predator rather than a disperser. The remaining four avian species dispersed seeds but differences in seed dispersal distance were largely driven by interspecific variation in bird movement rather than intraspecific variation in gut passage times. The median dispersal distance was at least 56 m for all species-specific combinations, indicating all species play a role in reducing high seed mortality under the parent tree. However, one species—the Micronesian Starling—performed 94% of dispersal events greater than 500 m, suggesting this species could be a key driver of long-distance dispersal services (e.g. linking populations, colonizing new areas). Assessing variation in dispersal patterns across this network highlights key sources of variation in seed dispersal distances and suggests which empirical approaches are sufficient for modelling how seed dispersal mutualisms affect populations and communities.","container-title":"Proceedings of the Royal Society B: Biological Sciences","DOI":"10.1098/rspb.2018.2007","issue":"1894","journalAbbreviation":"Proceedings of the Royal Society B: Biological Sciences","note":"publisher: Royal Society","page":"20182007","source":"royalsocietypublishing.org (Atypon)","title":"Animal movement drives variation in seed dispersal distance in a plant–animal network","volume":"286","author":[{"family":"Rehm","given":"E."},{"family":"Fricke","given":"E."},{"family":"Bender","given":"J."},{"family":"Savidge","given":"J."},{"family":"Rogers","given":"H."}],"issued":{"date-parts":[["2019",1,16]]}}}],"schema":"https://github.com/citation-style-language/schema/raw/master/csl-citation.json"} </w:instrText>
      </w:r>
      <w:r w:rsidRPr="00D65B9C">
        <w:fldChar w:fldCharType="separate"/>
      </w:r>
      <w:r w:rsidRPr="005C1539">
        <w:t xml:space="preserve">(Rehm </w:t>
      </w:r>
      <w:r w:rsidRPr="005C1539">
        <w:rPr>
          <w:i/>
          <w:iCs/>
        </w:rPr>
        <w:t>et al.</w:t>
      </w:r>
      <w:r w:rsidRPr="005C1539">
        <w:t xml:space="preserve"> 2018, 2019)</w:t>
      </w:r>
      <w:r w:rsidRPr="00D65B9C">
        <w:fldChar w:fldCharType="end"/>
      </w:r>
      <w:r w:rsidRPr="00D65B9C">
        <w:t xml:space="preserve">. </w:t>
      </w:r>
    </w:p>
    <w:p w14:paraId="1CED9186" w14:textId="77777777" w:rsidR="008C2BC8" w:rsidRDefault="008C2BC8" w:rsidP="008C2BC8">
      <w:pPr>
        <w:pStyle w:val="006BodyText"/>
      </w:pPr>
      <w:r w:rsidRPr="00D65B9C">
        <w:t xml:space="preserve">Although novel network approaches can be a path forward to model disperser communities, the question remains of how individual heterogeneity will influence long-distance seed dispersal events. In particular, incorporating complexity and variation in disperser movement and behavior is necessary to be able to account for the disproportionate influence that some frugivores may have on the number of long-distance dispersal events and consequently on the effect over plant population dynamics and gene flow </w:t>
      </w:r>
      <w:r w:rsidRPr="00D65B9C">
        <w:fldChar w:fldCharType="begin"/>
      </w:r>
      <w:r>
        <w:instrText xml:space="preserve"> ADDIN ZOTERO_ITEM CSL_CITATION {"citationID":"7miDA4au","properties":{"formattedCitation":"(Jordano {\\i{}et al.} 2007)","plainCitation":"(Jordano et al. 2007)","noteIndex":0},"citationItems":[{"id":296,"uris":["http://zotero.org/users/5667637/items/GHQJC574"],"uri":["http://zotero.org/users/5667637/items/GHQJC574"],"itemData":{"id":296,"type":"article-journal","abstract":"Frugivores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1091-6490","issue":"9","journalAbbreviation":"PNAS","language":"en","page":"3278-3282","source":"www.pnas.org","title":"Differential contribution of frugivores to complex seed dispersal patterns","volume":"104","author":[{"family":"Jordano","given":"P."},{"family":"García","given":"C."},{"family":"Godoy","given":"J. A."},{"family":"García-Castaño","given":"J. L."}],"issued":{"date-parts":[["2007"]]}}}],"schema":"https://github.com/citation-style-language/schema/raw/master/csl-citation.json"} </w:instrText>
      </w:r>
      <w:r w:rsidRPr="00D65B9C">
        <w:fldChar w:fldCharType="separate"/>
      </w:r>
      <w:r w:rsidRPr="005C1539">
        <w:t xml:space="preserve">(Jordano </w:t>
      </w:r>
      <w:r w:rsidRPr="005C1539">
        <w:rPr>
          <w:i/>
          <w:iCs/>
        </w:rPr>
        <w:t>et al.</w:t>
      </w:r>
      <w:r w:rsidRPr="005C1539">
        <w:t xml:space="preserve"> 2007)</w:t>
      </w:r>
      <w:r w:rsidRPr="00D65B9C">
        <w:fldChar w:fldCharType="end"/>
      </w:r>
      <w:r w:rsidRPr="00D65B9C">
        <w:t xml:space="preserve">. Novel network approaches or modeling techniques in the seed dispersal literature need to explicitly consider rare events and incorporate statistics of extremes to truly understand these ecological processes </w:t>
      </w:r>
      <w:r>
        <w:t xml:space="preserve">vary </w:t>
      </w:r>
      <w:r w:rsidRPr="00D65B9C">
        <w:t xml:space="preserve">across scales. In our simulation study, the hierarchy of the CP, PP, and NP levels of variation in movement rates are distinguishable across the generated seed dispersal kernels. The effects of individual variation in movement needs to be extended to models of spatial community dynamics, where it is expected that rare events will lead to different outcomes. </w:t>
      </w:r>
    </w:p>
    <w:p w14:paraId="60F491ED" w14:textId="77777777" w:rsidR="008C2BC8" w:rsidRDefault="008C2BC8" w:rsidP="008C2BC8">
      <w:pPr>
        <w:pStyle w:val="006BodyText"/>
      </w:pPr>
      <w:r w:rsidRPr="00D65B9C">
        <w:t xml:space="preserve">We have shown that individual differences in frugivore movement can have significant consequences on the number of long-distance seed dispersal events and it remains to be explored how these individual differences can influence population dynamics in the long term and at larger spatial scales. These extreme dispersal events create a link between local and regional dynamics that are yet to be explored. Incorporating individual variation in animal movement models is an active area in the movement ecology field, with various approaches being developed to incorporate this </w:t>
      </w:r>
      <w:r w:rsidRPr="00D65B9C">
        <w:lastRenderedPageBreak/>
        <w:t xml:space="preserve">heterogeneity in hierarchical frameworks </w:t>
      </w:r>
      <w:r>
        <w:fldChar w:fldCharType="begin"/>
      </w:r>
      <w:r>
        <w:instrText xml:space="preserve"> ADDIN ZOTERO_ITEM CSL_CITATION {"citationID":"mVHAzgJi","properties":{"formattedCitation":"(B\\uc0\\u246{}rger &amp; Fryxell 2012; Bastille-Rousseau {\\i{}et al.} 2016)","plainCitation":"(Börger &amp; Fryxell 2012; Bastille-Rousseau et al. 2016)","noteIndex":0},"citationItems":[{"id":3460,"uris":["http://zotero.org/users/5667637/items/I6ZTNNH6"],"uri":["http://zotero.org/users/5667637/items/I6ZTNNH6"],"itemData":{"id":3460,"type":"chapter","abstract":"This chapter endeavours to present a new approach for modelling animal dispersal, based on net squared displacement statistics combined with a non-linear hierarchical modelling framework. It allows for the efficient construction of accurate population redistribution kernels, the quantification of individual differences in dispersal, and the testing of hypothesized correlates of the latter. Quantifying individual differences and the phenotypic correlates of dispersal are of vital importance in obtaining a better understanding of the mechanisms of dispersal. The chapter begins with an exploration of the theoretical basis for using net squared displacement as a statistical modelling approach. This is followed by a simulation study to investigate the data requirements and power of the proposed method, and the chapter concludes with general remarks.","container-title":"Dispersal Ecology and Evolution","event-place":"Oxford","ISBN":"978-0-19-960889-8","language":"eng","note":"DOI: 10.1093/acprof:oso/9780199608898.003.0017","publisher":"Oxford University Press","publisher-place":"Oxford","source":"University Press Scholarship","title":"Quantifying individual differences in dispersal using net squared displacement","URL":"https://oxford.universitypressscholarship.com/10.1093/acprof:oso/9780199608898.001.0001/acprof-9780199608898-chapter-17","author":[{"family":"Börger","given":"Luca"},{"family":"Fryxell","given":"John"}],"accessed":{"date-parts":[["2021",12,6]]},"issued":{"date-parts":[["2012"]]}}},{"id":984,"uris":["http://zotero.org/users/5667637/items/E857K5BH"],"uri":["http://zotero.org/users/5667637/items/E857K5BH"],"itemData":{"id":984,"type":"article-journal","abstract":"Characterizing the movement patterns of animals is an important step in understanding their ecology. Various methods have been developed for classifying animal movement at both coarse (e.g., migratory vs. sedentary behavior) and fine (e.g., resting vs. foraging) scales. A popular approach for classifying movements at coarse resolutions involves fitting time series of net-squared displacement (NSD) to models representing different conceptualizations of coarse movement strategies (i.e., migration, nomadism, sedentarism, etc.). However, the performance of this method in classifying actual (as opposed to simulated) animal movements has been mixed. Here, we develop a more flexible method that uses the same NSD input, but relies on an underlying discrete latent state model. Using simulated data, we first assess how well patterns in the number of transitions between modes of movement and the duration of time spent in a mode classify movement strategies. We then apply our approach to elucidate variability in the movement strategies of eight giant tortoises (Chelonoidis sp.) using a multi-year (2009–2014) GPS dataset from three different Galapagos Islands.","container-title":"Movement Ecology","DOI":"10.1186/s40462-016-0080-y","ISSN":"2051-3933","issue":"1","journalAbbreviation":"Movement Ecology","page":"15","source":"BioMed Central","title":"Flexible characterization of animal movement pattern using net squared displacement and a latent state model","volume":"4","author":[{"family":"Bastille-Rousseau","given":"Guillaume"},{"family":"Potts","given":"Jonathan R."},{"family":"Yackulic","given":"Charles B."},{"family":"Frair","given":"Jacqueline L."},{"family":"Ellington","given":"E. Hance"},{"family":"Blake","given":"Stephen"}],"issued":{"date-parts":[["2016",6,1]]}}}],"schema":"https://github.com/citation-style-language/schema/raw/master/csl-citation.json"} </w:instrText>
      </w:r>
      <w:r>
        <w:fldChar w:fldCharType="separate"/>
      </w:r>
      <w:r w:rsidRPr="005C1539">
        <w:t xml:space="preserve">(Börger &amp; Fryxell 2012; Bastille-Rousseau </w:t>
      </w:r>
      <w:r w:rsidRPr="005C1539">
        <w:rPr>
          <w:i/>
          <w:iCs/>
        </w:rPr>
        <w:t>et al.</w:t>
      </w:r>
      <w:r w:rsidRPr="005C1539">
        <w:t xml:space="preserve"> 2016)</w:t>
      </w:r>
      <w:r>
        <w:fldChar w:fldCharType="end"/>
      </w:r>
      <w:r>
        <w:t>.</w:t>
      </w:r>
      <w:r w:rsidRPr="00D65B9C">
        <w:t xml:space="preserve"> By not including disperser individual heterogeneity effects over seed dispersal, we might be missing part of how these different ecological scales are connected.  </w:t>
      </w:r>
    </w:p>
    <w:p w14:paraId="218F1F8B" w14:textId="77777777" w:rsidR="008C2BC8" w:rsidRDefault="008C2BC8" w:rsidP="008C2BC8">
      <w:pPr>
        <w:rPr>
          <w:rFonts w:eastAsia="Calibri" w:cs="Arial"/>
        </w:rPr>
      </w:pPr>
      <w:r>
        <w:br w:type="page"/>
      </w:r>
    </w:p>
    <w:p w14:paraId="0AB9E74C" w14:textId="77777777" w:rsidR="008C2BC8" w:rsidRPr="003F3374" w:rsidRDefault="008C2BC8" w:rsidP="008C2BC8">
      <w:pPr>
        <w:pStyle w:val="014FigureCaption"/>
      </w:pPr>
      <w:bookmarkStart w:id="62" w:name="_Toc94618847"/>
      <w:r>
        <w:rPr>
          <w:noProof/>
        </w:rPr>
        <w:lastRenderedPageBreak/>
        <w:drawing>
          <wp:anchor distT="0" distB="0" distL="114300" distR="114300" simplePos="0" relativeHeight="251659264" behindDoc="0" locked="0" layoutInCell="1" allowOverlap="1" wp14:anchorId="616B8BAC" wp14:editId="75DA387F">
            <wp:simplePos x="0" y="0"/>
            <wp:positionH relativeFrom="column">
              <wp:posOffset>42279</wp:posOffset>
            </wp:positionH>
            <wp:positionV relativeFrom="paragraph">
              <wp:posOffset>-44</wp:posOffset>
            </wp:positionV>
            <wp:extent cx="5943600" cy="4242435"/>
            <wp:effectExtent l="0" t="0" r="0" b="5715"/>
            <wp:wrapTopAndBottom/>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anchor>
        </w:drawing>
      </w:r>
      <w:r w:rsidRPr="003F3374">
        <w:t xml:space="preserve">Figure </w:t>
      </w:r>
      <w:r>
        <w:t>2</w:t>
      </w:r>
      <w:r w:rsidRPr="003F3374">
        <w:t>-1. Simulation process overview and seed dispersal measures.  Panels A through C represent one simulation run, whereas panel D shows the results from 100 simulation runs. A) An animal starts at the origin (coordinates (0,0) represented by the teal dot) where it ingests five seeds. The animal moves in the landscape (grey trajectory path) and drops seeds (black diamonds) as it reaches their gut retention time. B) The mean seed location per run is calculated and shown in the orange square. The distance of each seed to the mean location is used to calculate seed dispersion as described in the main text. C) Average seed dispersal per run (black dashed line) is calculated as the distance from the origin (teal dot) to the mean seed location (orange square). Seed dispersal distance for each seed (teal dashed lines) are calculated as the distance of each seed from the origin. D) Seed dispersal distances for each seed in 100 simulation runs are used to generate a seed dispersal distance histogram. A Weibull distribution is fit to the data to describe the seed dispersal kernel.</w:t>
      </w:r>
      <w:bookmarkEnd w:id="62"/>
    </w:p>
    <w:p w14:paraId="18EB133F" w14:textId="77777777" w:rsidR="008C2BC8" w:rsidRDefault="008C2BC8" w:rsidP="008C2BC8">
      <w:pPr>
        <w:rPr>
          <w:b/>
          <w:bCs/>
        </w:rPr>
      </w:pPr>
      <w:r>
        <w:rPr>
          <w:b/>
          <w:bCs/>
        </w:rPr>
        <w:br w:type="page"/>
      </w:r>
    </w:p>
    <w:p w14:paraId="0D4E1A0D" w14:textId="77777777" w:rsidR="008C2BC8" w:rsidRPr="003F3374" w:rsidRDefault="008C2BC8" w:rsidP="008C2BC8">
      <w:pPr>
        <w:pStyle w:val="013TableCaption"/>
      </w:pPr>
      <w:bookmarkStart w:id="63" w:name="_Toc94618792"/>
      <w:r w:rsidRPr="003F3374">
        <w:lastRenderedPageBreak/>
        <w:t xml:space="preserve">Table </w:t>
      </w:r>
      <w:r>
        <w:t>2</w:t>
      </w:r>
      <w:r w:rsidRPr="003F3374">
        <w:t>-1. Movement rates for the twelve tagged individuals from data collected by Holbrook (2011). Movement rate for individuals is calculated as the distance moved in meters per minute for every movement bout, averaged across all observations during the tracking period. In the case of social groups, the movement rate is calculated as the average for all movement bouts across all individuals belonging to that social group. Movement rate units are in meters displaced per minute.</w:t>
      </w:r>
      <w:bookmarkEnd w:id="63"/>
      <w:r w:rsidRPr="003F3374">
        <w:t xml:space="preserve"> </w:t>
      </w:r>
    </w:p>
    <w:p w14:paraId="084A271D" w14:textId="77777777" w:rsidR="008C2BC8" w:rsidRDefault="008C2BC8" w:rsidP="008C2BC8">
      <w:pPr>
        <w:pStyle w:val="NoSpacing"/>
      </w:pPr>
    </w:p>
    <w:tbl>
      <w:tblPr>
        <w:tblStyle w:val="PlainTable2"/>
        <w:tblW w:w="9419" w:type="dxa"/>
        <w:tblBorders>
          <w:top w:val="none" w:sz="0" w:space="0" w:color="auto"/>
          <w:bottom w:val="none" w:sz="0" w:space="0" w:color="auto"/>
        </w:tblBorders>
        <w:tblLook w:val="04A0" w:firstRow="1" w:lastRow="0" w:firstColumn="1" w:lastColumn="0" w:noHBand="0" w:noVBand="1"/>
      </w:tblPr>
      <w:tblGrid>
        <w:gridCol w:w="1500"/>
        <w:gridCol w:w="2397"/>
        <w:gridCol w:w="2011"/>
        <w:gridCol w:w="1500"/>
        <w:gridCol w:w="2011"/>
      </w:tblGrid>
      <w:tr w:rsidR="008C2BC8" w:rsidRPr="000722CC" w14:paraId="125933F7" w14:textId="77777777" w:rsidTr="000B74D2">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single" w:sz="4" w:space="0" w:color="auto"/>
              <w:bottom w:val="single" w:sz="4" w:space="0" w:color="auto"/>
            </w:tcBorders>
            <w:noWrap/>
            <w:hideMark/>
          </w:tcPr>
          <w:p w14:paraId="1FCB3477" w14:textId="77777777" w:rsidR="008C2BC8" w:rsidRPr="000722CC" w:rsidRDefault="008C2BC8" w:rsidP="000B74D2">
            <w:pPr>
              <w:rPr>
                <w:b w:val="0"/>
                <w:bCs w:val="0"/>
                <w:sz w:val="20"/>
                <w:szCs w:val="20"/>
              </w:rPr>
            </w:pPr>
            <w:r w:rsidRPr="000722CC">
              <w:rPr>
                <w:b w:val="0"/>
                <w:bCs w:val="0"/>
                <w:sz w:val="20"/>
                <w:szCs w:val="20"/>
              </w:rPr>
              <w:t>Tag ID</w:t>
            </w:r>
          </w:p>
        </w:tc>
        <w:tc>
          <w:tcPr>
            <w:tcW w:w="2397" w:type="dxa"/>
            <w:tcBorders>
              <w:top w:val="single" w:sz="4" w:space="0" w:color="auto"/>
              <w:bottom w:val="single" w:sz="4" w:space="0" w:color="auto"/>
            </w:tcBorders>
            <w:noWrap/>
            <w:hideMark/>
          </w:tcPr>
          <w:p w14:paraId="51A88428"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n. observations</w:t>
            </w:r>
          </w:p>
        </w:tc>
        <w:tc>
          <w:tcPr>
            <w:tcW w:w="2011" w:type="dxa"/>
            <w:tcBorders>
              <w:top w:val="single" w:sz="4" w:space="0" w:color="auto"/>
              <w:bottom w:val="single" w:sz="4" w:space="0" w:color="auto"/>
            </w:tcBorders>
            <w:noWrap/>
            <w:hideMark/>
          </w:tcPr>
          <w:p w14:paraId="48E2E4F2"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Movement rate</w:t>
            </w:r>
          </w:p>
        </w:tc>
        <w:tc>
          <w:tcPr>
            <w:tcW w:w="1500" w:type="dxa"/>
            <w:tcBorders>
              <w:top w:val="single" w:sz="4" w:space="0" w:color="auto"/>
              <w:bottom w:val="single" w:sz="4" w:space="0" w:color="auto"/>
            </w:tcBorders>
            <w:noWrap/>
            <w:hideMark/>
          </w:tcPr>
          <w:p w14:paraId="4375FFC4"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Social group</w:t>
            </w:r>
          </w:p>
        </w:tc>
        <w:tc>
          <w:tcPr>
            <w:tcW w:w="2011" w:type="dxa"/>
            <w:tcBorders>
              <w:top w:val="single" w:sz="4" w:space="0" w:color="auto"/>
              <w:bottom w:val="single" w:sz="4" w:space="0" w:color="auto"/>
            </w:tcBorders>
            <w:noWrap/>
            <w:hideMark/>
          </w:tcPr>
          <w:p w14:paraId="20E1D29A"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Movement rate</w:t>
            </w:r>
          </w:p>
        </w:tc>
      </w:tr>
      <w:tr w:rsidR="008C2BC8" w:rsidRPr="000722CC" w14:paraId="54987F6E" w14:textId="77777777" w:rsidTr="000B74D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single" w:sz="4" w:space="0" w:color="auto"/>
              <w:bottom w:val="none" w:sz="0" w:space="0" w:color="auto"/>
            </w:tcBorders>
            <w:noWrap/>
            <w:hideMark/>
          </w:tcPr>
          <w:p w14:paraId="032B524B" w14:textId="77777777" w:rsidR="008C2BC8" w:rsidRPr="000722CC" w:rsidRDefault="008C2BC8" w:rsidP="000B74D2">
            <w:pPr>
              <w:rPr>
                <w:b w:val="0"/>
                <w:bCs w:val="0"/>
                <w:sz w:val="20"/>
                <w:szCs w:val="20"/>
              </w:rPr>
            </w:pPr>
            <w:r w:rsidRPr="000722CC">
              <w:rPr>
                <w:b w:val="0"/>
                <w:bCs w:val="0"/>
                <w:sz w:val="20"/>
                <w:szCs w:val="20"/>
              </w:rPr>
              <w:t>1</w:t>
            </w:r>
          </w:p>
        </w:tc>
        <w:tc>
          <w:tcPr>
            <w:tcW w:w="2397" w:type="dxa"/>
            <w:tcBorders>
              <w:top w:val="single" w:sz="4" w:space="0" w:color="auto"/>
              <w:bottom w:val="none" w:sz="0" w:space="0" w:color="auto"/>
            </w:tcBorders>
            <w:noWrap/>
            <w:hideMark/>
          </w:tcPr>
          <w:p w14:paraId="3000A645"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42</w:t>
            </w:r>
          </w:p>
        </w:tc>
        <w:tc>
          <w:tcPr>
            <w:tcW w:w="2011" w:type="dxa"/>
            <w:tcBorders>
              <w:top w:val="single" w:sz="4" w:space="0" w:color="auto"/>
              <w:bottom w:val="none" w:sz="0" w:space="0" w:color="auto"/>
            </w:tcBorders>
            <w:noWrap/>
            <w:hideMark/>
          </w:tcPr>
          <w:p w14:paraId="23F76030"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30</w:t>
            </w:r>
          </w:p>
        </w:tc>
        <w:tc>
          <w:tcPr>
            <w:tcW w:w="1500" w:type="dxa"/>
            <w:vMerge w:val="restart"/>
            <w:tcBorders>
              <w:top w:val="single" w:sz="4" w:space="0" w:color="auto"/>
              <w:bottom w:val="none" w:sz="0" w:space="0" w:color="auto"/>
            </w:tcBorders>
            <w:noWrap/>
          </w:tcPr>
          <w:p w14:paraId="6431E7FA"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f1</w:t>
            </w:r>
          </w:p>
        </w:tc>
        <w:tc>
          <w:tcPr>
            <w:tcW w:w="2011" w:type="dxa"/>
            <w:vMerge w:val="restart"/>
            <w:tcBorders>
              <w:top w:val="single" w:sz="4" w:space="0" w:color="auto"/>
              <w:bottom w:val="none" w:sz="0" w:space="0" w:color="auto"/>
            </w:tcBorders>
            <w:noWrap/>
          </w:tcPr>
          <w:p w14:paraId="699D5A27"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40.1</w:t>
            </w:r>
          </w:p>
        </w:tc>
      </w:tr>
      <w:tr w:rsidR="008C2BC8" w:rsidRPr="000722CC" w14:paraId="47F7752D" w14:textId="77777777" w:rsidTr="000B74D2">
        <w:trPr>
          <w:trHeight w:val="303"/>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95D8310" w14:textId="77777777" w:rsidR="008C2BC8" w:rsidRPr="000722CC" w:rsidRDefault="008C2BC8" w:rsidP="000B74D2">
            <w:pPr>
              <w:rPr>
                <w:b w:val="0"/>
                <w:bCs w:val="0"/>
                <w:sz w:val="20"/>
                <w:szCs w:val="20"/>
              </w:rPr>
            </w:pPr>
            <w:r w:rsidRPr="000722CC">
              <w:rPr>
                <w:b w:val="0"/>
                <w:bCs w:val="0"/>
                <w:sz w:val="20"/>
                <w:szCs w:val="20"/>
              </w:rPr>
              <w:t>3</w:t>
            </w:r>
          </w:p>
        </w:tc>
        <w:tc>
          <w:tcPr>
            <w:tcW w:w="2397" w:type="dxa"/>
            <w:noWrap/>
            <w:hideMark/>
          </w:tcPr>
          <w:p w14:paraId="1379F06E"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76</w:t>
            </w:r>
          </w:p>
        </w:tc>
        <w:tc>
          <w:tcPr>
            <w:tcW w:w="2011" w:type="dxa"/>
            <w:noWrap/>
            <w:hideMark/>
          </w:tcPr>
          <w:p w14:paraId="480969ED"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41.9</w:t>
            </w:r>
          </w:p>
        </w:tc>
        <w:tc>
          <w:tcPr>
            <w:tcW w:w="1500" w:type="dxa"/>
            <w:vMerge/>
            <w:noWrap/>
          </w:tcPr>
          <w:p w14:paraId="2C318B41"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c>
          <w:tcPr>
            <w:tcW w:w="2011" w:type="dxa"/>
            <w:vMerge/>
            <w:noWrap/>
          </w:tcPr>
          <w:p w14:paraId="03B81482"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r>
      <w:tr w:rsidR="008C2BC8" w:rsidRPr="000722CC" w14:paraId="2BFEA112" w14:textId="77777777" w:rsidTr="000B74D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bottom w:val="none" w:sz="0" w:space="0" w:color="auto"/>
            </w:tcBorders>
            <w:noWrap/>
            <w:hideMark/>
          </w:tcPr>
          <w:p w14:paraId="7B5710CB" w14:textId="77777777" w:rsidR="008C2BC8" w:rsidRPr="000722CC" w:rsidRDefault="008C2BC8" w:rsidP="000B74D2">
            <w:pPr>
              <w:rPr>
                <w:b w:val="0"/>
                <w:bCs w:val="0"/>
                <w:sz w:val="20"/>
                <w:szCs w:val="20"/>
              </w:rPr>
            </w:pPr>
            <w:r w:rsidRPr="000722CC">
              <w:rPr>
                <w:b w:val="0"/>
                <w:bCs w:val="0"/>
                <w:sz w:val="20"/>
                <w:szCs w:val="20"/>
              </w:rPr>
              <w:t>5</w:t>
            </w:r>
          </w:p>
        </w:tc>
        <w:tc>
          <w:tcPr>
            <w:tcW w:w="2397" w:type="dxa"/>
            <w:tcBorders>
              <w:top w:val="none" w:sz="0" w:space="0" w:color="auto"/>
              <w:bottom w:val="none" w:sz="0" w:space="0" w:color="auto"/>
            </w:tcBorders>
            <w:noWrap/>
            <w:hideMark/>
          </w:tcPr>
          <w:p w14:paraId="562C2698"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42</w:t>
            </w:r>
          </w:p>
        </w:tc>
        <w:tc>
          <w:tcPr>
            <w:tcW w:w="2011" w:type="dxa"/>
            <w:tcBorders>
              <w:top w:val="none" w:sz="0" w:space="0" w:color="auto"/>
              <w:bottom w:val="none" w:sz="0" w:space="0" w:color="auto"/>
            </w:tcBorders>
            <w:noWrap/>
            <w:hideMark/>
          </w:tcPr>
          <w:p w14:paraId="76D16FF4"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47.1</w:t>
            </w:r>
          </w:p>
        </w:tc>
        <w:tc>
          <w:tcPr>
            <w:tcW w:w="1500" w:type="dxa"/>
            <w:vMerge/>
            <w:tcBorders>
              <w:top w:val="none" w:sz="0" w:space="0" w:color="auto"/>
              <w:bottom w:val="none" w:sz="0" w:space="0" w:color="auto"/>
            </w:tcBorders>
            <w:noWrap/>
            <w:hideMark/>
          </w:tcPr>
          <w:p w14:paraId="5BC0E291"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p>
        </w:tc>
        <w:tc>
          <w:tcPr>
            <w:tcW w:w="2011" w:type="dxa"/>
            <w:vMerge/>
            <w:tcBorders>
              <w:top w:val="none" w:sz="0" w:space="0" w:color="auto"/>
              <w:bottom w:val="none" w:sz="0" w:space="0" w:color="auto"/>
            </w:tcBorders>
            <w:noWrap/>
            <w:hideMark/>
          </w:tcPr>
          <w:p w14:paraId="11C0C97E"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p>
        </w:tc>
      </w:tr>
      <w:tr w:rsidR="008C2BC8" w:rsidRPr="000722CC" w14:paraId="38A4668D" w14:textId="77777777" w:rsidTr="000B74D2">
        <w:trPr>
          <w:trHeight w:val="303"/>
        </w:trPr>
        <w:tc>
          <w:tcPr>
            <w:cnfStyle w:val="001000000000" w:firstRow="0" w:lastRow="0" w:firstColumn="1" w:lastColumn="0" w:oddVBand="0" w:evenVBand="0" w:oddHBand="0" w:evenHBand="0" w:firstRowFirstColumn="0" w:firstRowLastColumn="0" w:lastRowFirstColumn="0" w:lastRowLastColumn="0"/>
            <w:tcW w:w="1500" w:type="dxa"/>
            <w:noWrap/>
            <w:hideMark/>
          </w:tcPr>
          <w:p w14:paraId="6275EF27" w14:textId="77777777" w:rsidR="008C2BC8" w:rsidRPr="000722CC" w:rsidRDefault="008C2BC8" w:rsidP="000B74D2">
            <w:pPr>
              <w:rPr>
                <w:b w:val="0"/>
                <w:bCs w:val="0"/>
                <w:sz w:val="20"/>
                <w:szCs w:val="20"/>
              </w:rPr>
            </w:pPr>
            <w:r w:rsidRPr="000722CC">
              <w:rPr>
                <w:b w:val="0"/>
                <w:bCs w:val="0"/>
                <w:sz w:val="20"/>
                <w:szCs w:val="20"/>
              </w:rPr>
              <w:t>7</w:t>
            </w:r>
          </w:p>
        </w:tc>
        <w:tc>
          <w:tcPr>
            <w:tcW w:w="2397" w:type="dxa"/>
            <w:noWrap/>
            <w:hideMark/>
          </w:tcPr>
          <w:p w14:paraId="61648D2C"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68</w:t>
            </w:r>
          </w:p>
        </w:tc>
        <w:tc>
          <w:tcPr>
            <w:tcW w:w="2011" w:type="dxa"/>
            <w:noWrap/>
            <w:hideMark/>
          </w:tcPr>
          <w:p w14:paraId="6988C14D"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25</w:t>
            </w:r>
          </w:p>
        </w:tc>
        <w:tc>
          <w:tcPr>
            <w:tcW w:w="1500" w:type="dxa"/>
            <w:noWrap/>
            <w:hideMark/>
          </w:tcPr>
          <w:p w14:paraId="3E6C8B87"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f2</w:t>
            </w:r>
          </w:p>
        </w:tc>
        <w:tc>
          <w:tcPr>
            <w:tcW w:w="2011" w:type="dxa"/>
            <w:noWrap/>
            <w:hideMark/>
          </w:tcPr>
          <w:p w14:paraId="65318ABD"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25</w:t>
            </w:r>
          </w:p>
        </w:tc>
      </w:tr>
      <w:tr w:rsidR="008C2BC8" w:rsidRPr="000722CC" w14:paraId="3F720E38" w14:textId="77777777" w:rsidTr="000B74D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bottom w:val="none" w:sz="0" w:space="0" w:color="auto"/>
            </w:tcBorders>
            <w:noWrap/>
            <w:hideMark/>
          </w:tcPr>
          <w:p w14:paraId="15FF0CA9" w14:textId="77777777" w:rsidR="008C2BC8" w:rsidRPr="000722CC" w:rsidRDefault="008C2BC8" w:rsidP="000B74D2">
            <w:pPr>
              <w:rPr>
                <w:b w:val="0"/>
                <w:bCs w:val="0"/>
                <w:sz w:val="20"/>
                <w:szCs w:val="20"/>
              </w:rPr>
            </w:pPr>
            <w:r w:rsidRPr="000722CC">
              <w:rPr>
                <w:b w:val="0"/>
                <w:bCs w:val="0"/>
                <w:sz w:val="20"/>
                <w:szCs w:val="20"/>
              </w:rPr>
              <w:t>13</w:t>
            </w:r>
          </w:p>
        </w:tc>
        <w:tc>
          <w:tcPr>
            <w:tcW w:w="2397" w:type="dxa"/>
            <w:tcBorders>
              <w:top w:val="none" w:sz="0" w:space="0" w:color="auto"/>
              <w:bottom w:val="none" w:sz="0" w:space="0" w:color="auto"/>
            </w:tcBorders>
            <w:noWrap/>
            <w:hideMark/>
          </w:tcPr>
          <w:p w14:paraId="74957646"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58</w:t>
            </w:r>
          </w:p>
        </w:tc>
        <w:tc>
          <w:tcPr>
            <w:tcW w:w="2011" w:type="dxa"/>
            <w:tcBorders>
              <w:top w:val="none" w:sz="0" w:space="0" w:color="auto"/>
              <w:bottom w:val="none" w:sz="0" w:space="0" w:color="auto"/>
            </w:tcBorders>
            <w:noWrap/>
            <w:hideMark/>
          </w:tcPr>
          <w:p w14:paraId="24E75531"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31.2</w:t>
            </w:r>
          </w:p>
        </w:tc>
        <w:tc>
          <w:tcPr>
            <w:tcW w:w="1500" w:type="dxa"/>
            <w:vMerge w:val="restart"/>
            <w:tcBorders>
              <w:top w:val="none" w:sz="0" w:space="0" w:color="auto"/>
              <w:bottom w:val="none" w:sz="0" w:space="0" w:color="auto"/>
            </w:tcBorders>
            <w:noWrap/>
            <w:hideMark/>
          </w:tcPr>
          <w:p w14:paraId="59BBF2B8"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f3</w:t>
            </w:r>
          </w:p>
        </w:tc>
        <w:tc>
          <w:tcPr>
            <w:tcW w:w="2011" w:type="dxa"/>
            <w:vMerge w:val="restart"/>
            <w:tcBorders>
              <w:top w:val="none" w:sz="0" w:space="0" w:color="auto"/>
              <w:bottom w:val="none" w:sz="0" w:space="0" w:color="auto"/>
            </w:tcBorders>
            <w:noWrap/>
            <w:hideMark/>
          </w:tcPr>
          <w:p w14:paraId="1A5B6658"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29.4</w:t>
            </w:r>
          </w:p>
        </w:tc>
      </w:tr>
      <w:tr w:rsidR="008C2BC8" w:rsidRPr="000722CC" w14:paraId="597A77B0" w14:textId="77777777" w:rsidTr="000B74D2">
        <w:trPr>
          <w:trHeight w:val="303"/>
        </w:trPr>
        <w:tc>
          <w:tcPr>
            <w:cnfStyle w:val="001000000000" w:firstRow="0" w:lastRow="0" w:firstColumn="1" w:lastColumn="0" w:oddVBand="0" w:evenVBand="0" w:oddHBand="0" w:evenHBand="0" w:firstRowFirstColumn="0" w:firstRowLastColumn="0" w:lastRowFirstColumn="0" w:lastRowLastColumn="0"/>
            <w:tcW w:w="1500" w:type="dxa"/>
            <w:noWrap/>
            <w:hideMark/>
          </w:tcPr>
          <w:p w14:paraId="1598426D" w14:textId="77777777" w:rsidR="008C2BC8" w:rsidRPr="000722CC" w:rsidRDefault="008C2BC8" w:rsidP="000B74D2">
            <w:pPr>
              <w:rPr>
                <w:b w:val="0"/>
                <w:bCs w:val="0"/>
                <w:sz w:val="20"/>
                <w:szCs w:val="20"/>
              </w:rPr>
            </w:pPr>
            <w:r w:rsidRPr="000722CC">
              <w:rPr>
                <w:b w:val="0"/>
                <w:bCs w:val="0"/>
                <w:sz w:val="20"/>
                <w:szCs w:val="20"/>
              </w:rPr>
              <w:t>19</w:t>
            </w:r>
          </w:p>
        </w:tc>
        <w:tc>
          <w:tcPr>
            <w:tcW w:w="2397" w:type="dxa"/>
            <w:noWrap/>
            <w:hideMark/>
          </w:tcPr>
          <w:p w14:paraId="0D391F66"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53</w:t>
            </w:r>
          </w:p>
        </w:tc>
        <w:tc>
          <w:tcPr>
            <w:tcW w:w="2011" w:type="dxa"/>
            <w:noWrap/>
            <w:hideMark/>
          </w:tcPr>
          <w:p w14:paraId="637650B0"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27.3</w:t>
            </w:r>
          </w:p>
        </w:tc>
        <w:tc>
          <w:tcPr>
            <w:tcW w:w="1500" w:type="dxa"/>
            <w:vMerge/>
            <w:noWrap/>
            <w:hideMark/>
          </w:tcPr>
          <w:p w14:paraId="4D025876"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c>
          <w:tcPr>
            <w:tcW w:w="2011" w:type="dxa"/>
            <w:vMerge/>
            <w:noWrap/>
            <w:hideMark/>
          </w:tcPr>
          <w:p w14:paraId="6E088F9D"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r>
      <w:tr w:rsidR="008C2BC8" w:rsidRPr="000722CC" w14:paraId="797045DB" w14:textId="77777777" w:rsidTr="000B74D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bottom w:val="none" w:sz="0" w:space="0" w:color="auto"/>
            </w:tcBorders>
            <w:noWrap/>
            <w:hideMark/>
          </w:tcPr>
          <w:p w14:paraId="4A4E8C4E" w14:textId="77777777" w:rsidR="008C2BC8" w:rsidRPr="000722CC" w:rsidRDefault="008C2BC8" w:rsidP="000B74D2">
            <w:pPr>
              <w:rPr>
                <w:b w:val="0"/>
                <w:bCs w:val="0"/>
                <w:sz w:val="20"/>
                <w:szCs w:val="20"/>
              </w:rPr>
            </w:pPr>
            <w:r w:rsidRPr="000722CC">
              <w:rPr>
                <w:b w:val="0"/>
                <w:bCs w:val="0"/>
                <w:sz w:val="20"/>
                <w:szCs w:val="20"/>
              </w:rPr>
              <w:t>22</w:t>
            </w:r>
          </w:p>
        </w:tc>
        <w:tc>
          <w:tcPr>
            <w:tcW w:w="2397" w:type="dxa"/>
            <w:tcBorders>
              <w:top w:val="none" w:sz="0" w:space="0" w:color="auto"/>
              <w:bottom w:val="none" w:sz="0" w:space="0" w:color="auto"/>
            </w:tcBorders>
            <w:noWrap/>
            <w:hideMark/>
          </w:tcPr>
          <w:p w14:paraId="42695F5B"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43</w:t>
            </w:r>
          </w:p>
        </w:tc>
        <w:tc>
          <w:tcPr>
            <w:tcW w:w="2011" w:type="dxa"/>
            <w:tcBorders>
              <w:top w:val="none" w:sz="0" w:space="0" w:color="auto"/>
              <w:bottom w:val="none" w:sz="0" w:space="0" w:color="auto"/>
            </w:tcBorders>
            <w:noWrap/>
            <w:hideMark/>
          </w:tcPr>
          <w:p w14:paraId="5F7C09C9"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27.8</w:t>
            </w:r>
          </w:p>
        </w:tc>
        <w:tc>
          <w:tcPr>
            <w:tcW w:w="1500" w:type="dxa"/>
            <w:tcBorders>
              <w:top w:val="none" w:sz="0" w:space="0" w:color="auto"/>
              <w:bottom w:val="none" w:sz="0" w:space="0" w:color="auto"/>
            </w:tcBorders>
            <w:noWrap/>
            <w:hideMark/>
          </w:tcPr>
          <w:p w14:paraId="34905B28"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f4</w:t>
            </w:r>
          </w:p>
        </w:tc>
        <w:tc>
          <w:tcPr>
            <w:tcW w:w="2011" w:type="dxa"/>
            <w:tcBorders>
              <w:top w:val="none" w:sz="0" w:space="0" w:color="auto"/>
              <w:bottom w:val="none" w:sz="0" w:space="0" w:color="auto"/>
            </w:tcBorders>
            <w:noWrap/>
            <w:hideMark/>
          </w:tcPr>
          <w:p w14:paraId="2105E008"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27.8</w:t>
            </w:r>
          </w:p>
        </w:tc>
      </w:tr>
      <w:tr w:rsidR="008C2BC8" w:rsidRPr="000722CC" w14:paraId="6F82D1C1" w14:textId="77777777" w:rsidTr="000B74D2">
        <w:trPr>
          <w:trHeight w:val="303"/>
        </w:trPr>
        <w:tc>
          <w:tcPr>
            <w:cnfStyle w:val="001000000000" w:firstRow="0" w:lastRow="0" w:firstColumn="1" w:lastColumn="0" w:oddVBand="0" w:evenVBand="0" w:oddHBand="0" w:evenHBand="0" w:firstRowFirstColumn="0" w:firstRowLastColumn="0" w:lastRowFirstColumn="0" w:lastRowLastColumn="0"/>
            <w:tcW w:w="1500" w:type="dxa"/>
            <w:noWrap/>
            <w:hideMark/>
          </w:tcPr>
          <w:p w14:paraId="6334D02D" w14:textId="77777777" w:rsidR="008C2BC8" w:rsidRPr="000722CC" w:rsidRDefault="008C2BC8" w:rsidP="000B74D2">
            <w:pPr>
              <w:rPr>
                <w:b w:val="0"/>
                <w:bCs w:val="0"/>
                <w:sz w:val="20"/>
                <w:szCs w:val="20"/>
              </w:rPr>
            </w:pPr>
            <w:r w:rsidRPr="000722CC">
              <w:rPr>
                <w:b w:val="0"/>
                <w:bCs w:val="0"/>
                <w:sz w:val="20"/>
                <w:szCs w:val="20"/>
              </w:rPr>
              <w:t>28</w:t>
            </w:r>
          </w:p>
        </w:tc>
        <w:tc>
          <w:tcPr>
            <w:tcW w:w="2397" w:type="dxa"/>
            <w:noWrap/>
            <w:hideMark/>
          </w:tcPr>
          <w:p w14:paraId="7C2344A8"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38</w:t>
            </w:r>
          </w:p>
        </w:tc>
        <w:tc>
          <w:tcPr>
            <w:tcW w:w="2011" w:type="dxa"/>
            <w:noWrap/>
            <w:hideMark/>
          </w:tcPr>
          <w:p w14:paraId="700DD9F7"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17.9</w:t>
            </w:r>
          </w:p>
        </w:tc>
        <w:tc>
          <w:tcPr>
            <w:tcW w:w="1500" w:type="dxa"/>
            <w:noWrap/>
            <w:hideMark/>
          </w:tcPr>
          <w:p w14:paraId="5E6FB929"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f5</w:t>
            </w:r>
          </w:p>
        </w:tc>
        <w:tc>
          <w:tcPr>
            <w:tcW w:w="2011" w:type="dxa"/>
            <w:noWrap/>
            <w:hideMark/>
          </w:tcPr>
          <w:p w14:paraId="7F1F5167"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17.9</w:t>
            </w:r>
          </w:p>
        </w:tc>
      </w:tr>
      <w:tr w:rsidR="008C2BC8" w:rsidRPr="000722CC" w14:paraId="16234A90" w14:textId="77777777" w:rsidTr="000B74D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bottom w:val="none" w:sz="0" w:space="0" w:color="auto"/>
            </w:tcBorders>
            <w:noWrap/>
            <w:hideMark/>
          </w:tcPr>
          <w:p w14:paraId="08B5C457" w14:textId="77777777" w:rsidR="008C2BC8" w:rsidRPr="000722CC" w:rsidRDefault="008C2BC8" w:rsidP="000B74D2">
            <w:pPr>
              <w:rPr>
                <w:b w:val="0"/>
                <w:bCs w:val="0"/>
                <w:sz w:val="20"/>
                <w:szCs w:val="20"/>
              </w:rPr>
            </w:pPr>
            <w:r w:rsidRPr="000722CC">
              <w:rPr>
                <w:b w:val="0"/>
                <w:bCs w:val="0"/>
                <w:sz w:val="20"/>
                <w:szCs w:val="20"/>
              </w:rPr>
              <w:t>49</w:t>
            </w:r>
          </w:p>
        </w:tc>
        <w:tc>
          <w:tcPr>
            <w:tcW w:w="2397" w:type="dxa"/>
            <w:tcBorders>
              <w:top w:val="none" w:sz="0" w:space="0" w:color="auto"/>
              <w:bottom w:val="none" w:sz="0" w:space="0" w:color="auto"/>
            </w:tcBorders>
            <w:noWrap/>
            <w:hideMark/>
          </w:tcPr>
          <w:p w14:paraId="4039EE62"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84</w:t>
            </w:r>
          </w:p>
        </w:tc>
        <w:tc>
          <w:tcPr>
            <w:tcW w:w="2011" w:type="dxa"/>
            <w:tcBorders>
              <w:top w:val="none" w:sz="0" w:space="0" w:color="auto"/>
              <w:bottom w:val="none" w:sz="0" w:space="0" w:color="auto"/>
            </w:tcBorders>
            <w:noWrap/>
            <w:hideMark/>
          </w:tcPr>
          <w:p w14:paraId="097B08F6"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20.2</w:t>
            </w:r>
          </w:p>
        </w:tc>
        <w:tc>
          <w:tcPr>
            <w:tcW w:w="1500" w:type="dxa"/>
            <w:vMerge w:val="restart"/>
            <w:tcBorders>
              <w:top w:val="none" w:sz="0" w:space="0" w:color="auto"/>
              <w:bottom w:val="none" w:sz="0" w:space="0" w:color="auto"/>
            </w:tcBorders>
            <w:noWrap/>
            <w:hideMark/>
          </w:tcPr>
          <w:p w14:paraId="5013734C"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f6</w:t>
            </w:r>
          </w:p>
        </w:tc>
        <w:tc>
          <w:tcPr>
            <w:tcW w:w="2011" w:type="dxa"/>
            <w:vMerge w:val="restart"/>
            <w:tcBorders>
              <w:top w:val="none" w:sz="0" w:space="0" w:color="auto"/>
              <w:bottom w:val="none" w:sz="0" w:space="0" w:color="auto"/>
            </w:tcBorders>
            <w:noWrap/>
            <w:hideMark/>
          </w:tcPr>
          <w:p w14:paraId="153B11B7"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26.1</w:t>
            </w:r>
          </w:p>
        </w:tc>
      </w:tr>
      <w:tr w:rsidR="008C2BC8" w:rsidRPr="000722CC" w14:paraId="587D973A" w14:textId="77777777" w:rsidTr="000B74D2">
        <w:trPr>
          <w:trHeight w:val="303"/>
        </w:trPr>
        <w:tc>
          <w:tcPr>
            <w:cnfStyle w:val="001000000000" w:firstRow="0" w:lastRow="0" w:firstColumn="1" w:lastColumn="0" w:oddVBand="0" w:evenVBand="0" w:oddHBand="0" w:evenHBand="0" w:firstRowFirstColumn="0" w:firstRowLastColumn="0" w:lastRowFirstColumn="0" w:lastRowLastColumn="0"/>
            <w:tcW w:w="1500" w:type="dxa"/>
            <w:noWrap/>
            <w:hideMark/>
          </w:tcPr>
          <w:p w14:paraId="62F028D0" w14:textId="77777777" w:rsidR="008C2BC8" w:rsidRPr="000722CC" w:rsidRDefault="008C2BC8" w:rsidP="000B74D2">
            <w:pPr>
              <w:rPr>
                <w:b w:val="0"/>
                <w:bCs w:val="0"/>
                <w:sz w:val="20"/>
                <w:szCs w:val="20"/>
              </w:rPr>
            </w:pPr>
            <w:r w:rsidRPr="000722CC">
              <w:rPr>
                <w:b w:val="0"/>
                <w:bCs w:val="0"/>
                <w:sz w:val="20"/>
                <w:szCs w:val="20"/>
              </w:rPr>
              <w:t>84</w:t>
            </w:r>
          </w:p>
        </w:tc>
        <w:tc>
          <w:tcPr>
            <w:tcW w:w="2397" w:type="dxa"/>
            <w:noWrap/>
            <w:hideMark/>
          </w:tcPr>
          <w:p w14:paraId="325A9DBD"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80</w:t>
            </w:r>
          </w:p>
        </w:tc>
        <w:tc>
          <w:tcPr>
            <w:tcW w:w="2011" w:type="dxa"/>
            <w:noWrap/>
            <w:hideMark/>
          </w:tcPr>
          <w:p w14:paraId="59621DE5"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32.2</w:t>
            </w:r>
          </w:p>
        </w:tc>
        <w:tc>
          <w:tcPr>
            <w:tcW w:w="1500" w:type="dxa"/>
            <w:vMerge/>
            <w:noWrap/>
            <w:hideMark/>
          </w:tcPr>
          <w:p w14:paraId="2421C9E9"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c>
          <w:tcPr>
            <w:tcW w:w="2011" w:type="dxa"/>
            <w:vMerge/>
            <w:noWrap/>
            <w:hideMark/>
          </w:tcPr>
          <w:p w14:paraId="3F4BC2D1"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r>
      <w:tr w:rsidR="008C2BC8" w:rsidRPr="000722CC" w14:paraId="6FE1DA6B" w14:textId="77777777" w:rsidTr="000B74D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bottom w:val="none" w:sz="0" w:space="0" w:color="auto"/>
            </w:tcBorders>
            <w:noWrap/>
            <w:hideMark/>
          </w:tcPr>
          <w:p w14:paraId="651F7AF6" w14:textId="77777777" w:rsidR="008C2BC8" w:rsidRPr="000722CC" w:rsidRDefault="008C2BC8" w:rsidP="000B74D2">
            <w:pPr>
              <w:rPr>
                <w:b w:val="0"/>
                <w:bCs w:val="0"/>
                <w:sz w:val="20"/>
                <w:szCs w:val="20"/>
              </w:rPr>
            </w:pPr>
            <w:r w:rsidRPr="000722CC">
              <w:rPr>
                <w:b w:val="0"/>
                <w:bCs w:val="0"/>
                <w:sz w:val="20"/>
                <w:szCs w:val="20"/>
              </w:rPr>
              <w:t>29</w:t>
            </w:r>
          </w:p>
        </w:tc>
        <w:tc>
          <w:tcPr>
            <w:tcW w:w="2397" w:type="dxa"/>
            <w:tcBorders>
              <w:top w:val="none" w:sz="0" w:space="0" w:color="auto"/>
              <w:bottom w:val="none" w:sz="0" w:space="0" w:color="auto"/>
            </w:tcBorders>
            <w:noWrap/>
            <w:hideMark/>
          </w:tcPr>
          <w:p w14:paraId="03BD28FB"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32</w:t>
            </w:r>
          </w:p>
        </w:tc>
        <w:tc>
          <w:tcPr>
            <w:tcW w:w="2011" w:type="dxa"/>
            <w:tcBorders>
              <w:top w:val="none" w:sz="0" w:space="0" w:color="auto"/>
              <w:bottom w:val="none" w:sz="0" w:space="0" w:color="auto"/>
            </w:tcBorders>
            <w:noWrap/>
            <w:hideMark/>
          </w:tcPr>
          <w:p w14:paraId="0AD9D118"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20.9</w:t>
            </w:r>
          </w:p>
        </w:tc>
        <w:tc>
          <w:tcPr>
            <w:tcW w:w="1500" w:type="dxa"/>
            <w:vMerge w:val="restart"/>
            <w:tcBorders>
              <w:top w:val="none" w:sz="0" w:space="0" w:color="auto"/>
              <w:bottom w:val="none" w:sz="0" w:space="0" w:color="auto"/>
            </w:tcBorders>
            <w:noWrap/>
            <w:hideMark/>
          </w:tcPr>
          <w:p w14:paraId="61374A20"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f7</w:t>
            </w:r>
          </w:p>
        </w:tc>
        <w:tc>
          <w:tcPr>
            <w:tcW w:w="2011" w:type="dxa"/>
            <w:vMerge w:val="restart"/>
            <w:tcBorders>
              <w:top w:val="none" w:sz="0" w:space="0" w:color="auto"/>
              <w:bottom w:val="none" w:sz="0" w:space="0" w:color="auto"/>
            </w:tcBorders>
            <w:noWrap/>
            <w:hideMark/>
          </w:tcPr>
          <w:p w14:paraId="2123A79C"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16.5</w:t>
            </w:r>
          </w:p>
        </w:tc>
      </w:tr>
      <w:tr w:rsidR="008C2BC8" w:rsidRPr="000722CC" w14:paraId="063B4DB4" w14:textId="77777777" w:rsidTr="000B74D2">
        <w:trPr>
          <w:trHeight w:val="303"/>
        </w:trPr>
        <w:tc>
          <w:tcPr>
            <w:cnfStyle w:val="001000000000" w:firstRow="0" w:lastRow="0" w:firstColumn="1" w:lastColumn="0" w:oddVBand="0" w:evenVBand="0" w:oddHBand="0" w:evenHBand="0" w:firstRowFirstColumn="0" w:firstRowLastColumn="0" w:lastRowFirstColumn="0" w:lastRowLastColumn="0"/>
            <w:tcW w:w="1500" w:type="dxa"/>
            <w:tcBorders>
              <w:bottom w:val="single" w:sz="4" w:space="0" w:color="auto"/>
            </w:tcBorders>
            <w:noWrap/>
            <w:hideMark/>
          </w:tcPr>
          <w:p w14:paraId="46853767" w14:textId="77777777" w:rsidR="008C2BC8" w:rsidRPr="000722CC" w:rsidRDefault="008C2BC8" w:rsidP="000B74D2">
            <w:pPr>
              <w:rPr>
                <w:b w:val="0"/>
                <w:bCs w:val="0"/>
                <w:sz w:val="20"/>
                <w:szCs w:val="20"/>
              </w:rPr>
            </w:pPr>
            <w:r w:rsidRPr="000722CC">
              <w:rPr>
                <w:b w:val="0"/>
                <w:bCs w:val="0"/>
                <w:sz w:val="20"/>
                <w:szCs w:val="20"/>
              </w:rPr>
              <w:t>30</w:t>
            </w:r>
          </w:p>
        </w:tc>
        <w:tc>
          <w:tcPr>
            <w:tcW w:w="2397" w:type="dxa"/>
            <w:tcBorders>
              <w:bottom w:val="single" w:sz="4" w:space="0" w:color="auto"/>
            </w:tcBorders>
            <w:noWrap/>
            <w:hideMark/>
          </w:tcPr>
          <w:p w14:paraId="7FAB400F"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48</w:t>
            </w:r>
          </w:p>
        </w:tc>
        <w:tc>
          <w:tcPr>
            <w:tcW w:w="2011" w:type="dxa"/>
            <w:tcBorders>
              <w:bottom w:val="single" w:sz="4" w:space="0" w:color="auto"/>
            </w:tcBorders>
            <w:noWrap/>
            <w:hideMark/>
          </w:tcPr>
          <w:p w14:paraId="67C570E3"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13.6</w:t>
            </w:r>
          </w:p>
        </w:tc>
        <w:tc>
          <w:tcPr>
            <w:tcW w:w="1500" w:type="dxa"/>
            <w:vMerge/>
            <w:tcBorders>
              <w:bottom w:val="single" w:sz="4" w:space="0" w:color="auto"/>
            </w:tcBorders>
            <w:noWrap/>
            <w:hideMark/>
          </w:tcPr>
          <w:p w14:paraId="1C88B4F8"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c>
          <w:tcPr>
            <w:tcW w:w="2011" w:type="dxa"/>
            <w:vMerge/>
            <w:tcBorders>
              <w:bottom w:val="single" w:sz="4" w:space="0" w:color="auto"/>
            </w:tcBorders>
            <w:noWrap/>
            <w:hideMark/>
          </w:tcPr>
          <w:p w14:paraId="43935547"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p>
        </w:tc>
      </w:tr>
    </w:tbl>
    <w:p w14:paraId="2C209BC1" w14:textId="77777777" w:rsidR="008C2BC8" w:rsidRPr="000722CC" w:rsidRDefault="008C2BC8" w:rsidP="008C2BC8">
      <w:pPr>
        <w:pStyle w:val="NoSpacing"/>
        <w:rPr>
          <w:sz w:val="20"/>
          <w:szCs w:val="20"/>
        </w:rPr>
      </w:pPr>
    </w:p>
    <w:p w14:paraId="7A03F8C7" w14:textId="77777777" w:rsidR="008C2BC8" w:rsidRDefault="008C2BC8" w:rsidP="008C2BC8">
      <w:pPr>
        <w:rPr>
          <w:rFonts w:asciiTheme="minorHAnsi" w:eastAsiaTheme="minorEastAsia" w:hAnsiTheme="minorHAnsi" w:cstheme="minorBidi"/>
          <w:sz w:val="22"/>
          <w:szCs w:val="22"/>
        </w:rPr>
      </w:pPr>
      <w:r>
        <w:br w:type="page"/>
      </w:r>
    </w:p>
    <w:p w14:paraId="056BD6F1" w14:textId="77777777" w:rsidR="008C2BC8" w:rsidRDefault="008C2BC8" w:rsidP="008C2BC8">
      <w:pPr>
        <w:pStyle w:val="NoSpacing"/>
        <w:jc w:val="center"/>
      </w:pPr>
      <w:r>
        <w:rPr>
          <w:noProof/>
        </w:rPr>
        <w:lastRenderedPageBreak/>
        <w:drawing>
          <wp:inline distT="0" distB="0" distL="0" distR="0" wp14:anchorId="4FB6595F" wp14:editId="218F6775">
            <wp:extent cx="4572009" cy="6397765"/>
            <wp:effectExtent l="0" t="0" r="0" b="317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9" cy="6397765"/>
                    </a:xfrm>
                    <a:prstGeom prst="rect">
                      <a:avLst/>
                    </a:prstGeom>
                  </pic:spPr>
                </pic:pic>
              </a:graphicData>
            </a:graphic>
          </wp:inline>
        </w:drawing>
      </w:r>
    </w:p>
    <w:p w14:paraId="15219DB7" w14:textId="77777777" w:rsidR="008C2BC8" w:rsidRDefault="008C2BC8" w:rsidP="008C2BC8">
      <w:pPr>
        <w:pStyle w:val="014FigureCaption"/>
      </w:pPr>
    </w:p>
    <w:p w14:paraId="45AC37DE" w14:textId="77777777" w:rsidR="008C2BC8" w:rsidRDefault="008C2BC8" w:rsidP="008C2BC8">
      <w:pPr>
        <w:pStyle w:val="014FigureCaption"/>
      </w:pPr>
      <w:bookmarkStart w:id="64" w:name="_Toc94618848"/>
      <w:r>
        <w:t>Figure 2-2. Fitted distributions to movement rate data from estimated from radiotracking. A) lognormal distribution fitted to the twelve data points of movement rate. B) Lognormal distributions for each social group. C) movement rates used for each of the pooling scenarios.</w:t>
      </w:r>
      <w:bookmarkEnd w:id="64"/>
    </w:p>
    <w:p w14:paraId="7AE816F0" w14:textId="77777777" w:rsidR="008C2BC8" w:rsidRDefault="008C2BC8" w:rsidP="008C2BC8">
      <w:r>
        <w:br w:type="page"/>
      </w:r>
    </w:p>
    <w:p w14:paraId="34C4E67B" w14:textId="77777777" w:rsidR="008C2BC8" w:rsidRDefault="008C2BC8" w:rsidP="008C2BC8">
      <w:pPr>
        <w:pStyle w:val="014FigureCaption"/>
      </w:pPr>
    </w:p>
    <w:p w14:paraId="00CAC8BD" w14:textId="77777777" w:rsidR="008C2BC8" w:rsidRDefault="008C2BC8" w:rsidP="008C2BC8"/>
    <w:p w14:paraId="7E83BC25" w14:textId="77777777" w:rsidR="008C2BC8" w:rsidRDefault="008C2BC8" w:rsidP="008C2BC8">
      <w:pPr>
        <w:jc w:val="center"/>
      </w:pPr>
      <w:r>
        <w:rPr>
          <w:noProof/>
        </w:rPr>
        <w:drawing>
          <wp:inline distT="0" distB="0" distL="0" distR="0" wp14:anchorId="1580B418" wp14:editId="0589C63A">
            <wp:extent cx="2740158" cy="2743206"/>
            <wp:effectExtent l="0" t="0" r="317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0158" cy="2743206"/>
                    </a:xfrm>
                    <a:prstGeom prst="rect">
                      <a:avLst/>
                    </a:prstGeom>
                  </pic:spPr>
                </pic:pic>
              </a:graphicData>
            </a:graphic>
          </wp:inline>
        </w:drawing>
      </w:r>
    </w:p>
    <w:p w14:paraId="1ED5CE35" w14:textId="77777777" w:rsidR="008C2BC8" w:rsidRDefault="008C2BC8" w:rsidP="008C2BC8">
      <w:pPr>
        <w:pStyle w:val="014FigureCaption"/>
      </w:pPr>
      <w:bookmarkStart w:id="65" w:name="_Toc94618849"/>
      <w:r>
        <w:t>Figure 2-3. Description of gut retention times using field data for four individuals, shown by each dot along the x axis. The density curve fitted corresponds to a gamma distribution with parameters shape = 2.0562 and scale = 13.8688. This gamma distribution is later used to sample gut retention times for simulations.</w:t>
      </w:r>
      <w:bookmarkEnd w:id="65"/>
      <w:r>
        <w:t xml:space="preserve"> </w:t>
      </w:r>
    </w:p>
    <w:p w14:paraId="0B548287" w14:textId="77777777" w:rsidR="008C2BC8" w:rsidRDefault="008C2BC8" w:rsidP="008C2BC8">
      <w:r>
        <w:rPr>
          <w:noProof/>
        </w:rPr>
        <w:lastRenderedPageBreak/>
        <w:drawing>
          <wp:inline distT="0" distB="0" distL="0" distR="0" wp14:anchorId="118659D1" wp14:editId="6A3069FC">
            <wp:extent cx="5943600" cy="4953000"/>
            <wp:effectExtent l="0" t="0" r="0" b="0"/>
            <wp:docPr id="22" name="Picture 22" descr="Chart, diagram,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 scatter 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4201C28" w14:textId="77777777" w:rsidR="008C2BC8" w:rsidRDefault="008C2BC8" w:rsidP="008C2BC8">
      <w:pPr>
        <w:pStyle w:val="014FigureCaption"/>
      </w:pPr>
    </w:p>
    <w:p w14:paraId="1EE4FD54" w14:textId="77777777" w:rsidR="008C2BC8" w:rsidRDefault="008C2BC8" w:rsidP="008C2BC8">
      <w:pPr>
        <w:pStyle w:val="014FigureCaption"/>
      </w:pPr>
      <w:bookmarkStart w:id="66" w:name="_Toc94618850"/>
      <w:r>
        <w:t>Figure 2-4. Average dispersal and dispersion for simulation runs. A) Dispersal per run is calculated as the distance from the origin to the average location of the 5 seeds in that run. The average seed location is then used to calculate dispersion as the distance of each seed to the average seed location in that run. Overall distribution of average dispersal is similar across scenarios, with differences in the density and location of outliers, with the furthest average dispersal at 1222m in the NP scenario. B) Seed dispersion per run in the three pooling scenarios. Higher values of dispersion represent more even distribution of seeds per simulation run. The overall distribution of dispersion data points is comparable across scenarios. When we focus on outliers, we observe a higher density of points past 400m of dispersion in the NP scenario, however the most extreme outliers belong to the PP, and CP scenarios. C) Average seed locations per simulation run.</w:t>
      </w:r>
      <w:bookmarkEnd w:id="66"/>
      <w:r>
        <w:t xml:space="preserve"> </w:t>
      </w:r>
    </w:p>
    <w:p w14:paraId="51D74E57" w14:textId="77777777" w:rsidR="008C2BC8" w:rsidRDefault="008C2BC8" w:rsidP="008C2BC8">
      <w:r>
        <w:br w:type="page"/>
      </w:r>
    </w:p>
    <w:p w14:paraId="4BE53CBE" w14:textId="77777777" w:rsidR="008C2BC8" w:rsidRDefault="008C2BC8" w:rsidP="008C2BC8">
      <w:pPr>
        <w:pStyle w:val="014FigureCaption"/>
      </w:pPr>
    </w:p>
    <w:p w14:paraId="34581666" w14:textId="77777777" w:rsidR="008C2BC8" w:rsidRPr="000D0887" w:rsidRDefault="008C2BC8" w:rsidP="008C2BC8"/>
    <w:p w14:paraId="32600492" w14:textId="77777777" w:rsidR="008C2BC8" w:rsidRPr="00F2189E" w:rsidRDefault="008C2BC8" w:rsidP="008C2BC8"/>
    <w:p w14:paraId="289C33C0" w14:textId="77777777" w:rsidR="008C2BC8" w:rsidRPr="00B4040C" w:rsidRDefault="008C2BC8" w:rsidP="008C2BC8">
      <w:r>
        <w:rPr>
          <w:noProof/>
        </w:rPr>
        <w:drawing>
          <wp:inline distT="0" distB="0" distL="0" distR="0" wp14:anchorId="5E5ED830" wp14:editId="77989C00">
            <wp:extent cx="5943600" cy="3466465"/>
            <wp:effectExtent l="0" t="0" r="0" b="63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14:paraId="0B7A1702" w14:textId="77777777" w:rsidR="008C2BC8" w:rsidRDefault="008C2BC8" w:rsidP="008C2BC8">
      <w:pPr>
        <w:pStyle w:val="014FigureCaption"/>
      </w:pPr>
      <w:bookmarkStart w:id="67" w:name="_Toc94618851"/>
      <w:r>
        <w:t xml:space="preserve">Figure 2-5. </w:t>
      </w:r>
      <w:r w:rsidRPr="00F2189E">
        <w:t>Estimated seed dispersal kernels and distribution of parameter values for the three pooling scenarios. A) Seed dispersal kernel curves for 1000 random samples of 100 seeds for each of the pooling scenarios based on fitting a Weibull probability density function to the data. B) Focus on the tails of the dispersal kernels, where the dashed lines are used for guiding purposes only. The NP scenario (blue) has a higher density of heavy tailed kernels, when compared to the other two scenarios. C) Each dispersal kernel is modeled using a Weibull distribution where estimated parameter values are obtained for each of the 1000 random samples. For the shape and scale parameters, we calculate the mean and their 95% confidence intervals generated from a non-parametric kernel density estimation to the 1000 parameter values obtained from the 1000 Weibull fits. D) Calculated expected value (mean) and variance for each of the kernel density curves using the scale and shape parameters obtained from the Weibull distribution fits. Overall distribution of variance for the three scenarios is similar, with the number and extent of outliers for the NP scenario being relatively higher.</w:t>
      </w:r>
      <w:bookmarkEnd w:id="67"/>
    </w:p>
    <w:p w14:paraId="65D15B6D" w14:textId="77777777" w:rsidR="008C2BC8" w:rsidRDefault="008C2BC8" w:rsidP="008C2BC8">
      <w:r>
        <w:br w:type="page"/>
      </w:r>
    </w:p>
    <w:p w14:paraId="2BAD4B2D" w14:textId="77777777" w:rsidR="008C2BC8" w:rsidRDefault="008C2BC8" w:rsidP="008C2BC8">
      <w:pPr>
        <w:pStyle w:val="014FigureCaption"/>
      </w:pPr>
    </w:p>
    <w:p w14:paraId="3229CA60" w14:textId="77777777" w:rsidR="008C2BC8" w:rsidRPr="001408AB" w:rsidRDefault="008C2BC8" w:rsidP="008C2BC8">
      <w:pPr>
        <w:pStyle w:val="013TableCaption"/>
      </w:pPr>
      <w:bookmarkStart w:id="68" w:name="_Toc94618793"/>
      <w:r w:rsidRPr="00AC1076">
        <w:t xml:space="preserve">Table </w:t>
      </w:r>
      <w:r>
        <w:t>2-</w:t>
      </w:r>
      <w:r w:rsidRPr="00AC1076">
        <w:t>2. Summary table on seed dispersal distances for each of the pooling scenarios. For each of the scenarios, the metrics reported in this table are based on the 500,000 seeds deposited under each of the simulated scenarios.</w:t>
      </w:r>
      <w:bookmarkEnd w:id="68"/>
      <w:r w:rsidRPr="00AC1076">
        <w:t xml:space="preserve"> </w:t>
      </w:r>
    </w:p>
    <w:tbl>
      <w:tblPr>
        <w:tblStyle w:val="PlainTable2"/>
        <w:tblW w:w="9450" w:type="dxa"/>
        <w:tblLook w:val="04A0" w:firstRow="1" w:lastRow="0" w:firstColumn="1" w:lastColumn="0" w:noHBand="0" w:noVBand="1"/>
      </w:tblPr>
      <w:tblGrid>
        <w:gridCol w:w="1339"/>
        <w:gridCol w:w="2567"/>
        <w:gridCol w:w="1079"/>
        <w:gridCol w:w="1290"/>
        <w:gridCol w:w="3175"/>
      </w:tblGrid>
      <w:tr w:rsidR="008C2BC8" w:rsidRPr="00BF1BDF" w14:paraId="541A1B69" w14:textId="77777777" w:rsidTr="000B74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7F7F7F" w:themeColor="text1" w:themeTint="80"/>
              <w:bottom w:val="single" w:sz="4" w:space="0" w:color="auto"/>
            </w:tcBorders>
          </w:tcPr>
          <w:p w14:paraId="0845943A" w14:textId="77777777" w:rsidR="008C2BC8" w:rsidRPr="000722CC" w:rsidRDefault="008C2BC8" w:rsidP="000B74D2">
            <w:pPr>
              <w:rPr>
                <w:b w:val="0"/>
                <w:bCs w:val="0"/>
                <w:sz w:val="20"/>
                <w:szCs w:val="20"/>
              </w:rPr>
            </w:pPr>
            <w:r w:rsidRPr="000722CC">
              <w:rPr>
                <w:b w:val="0"/>
                <w:bCs w:val="0"/>
                <w:sz w:val="20"/>
                <w:szCs w:val="20"/>
              </w:rPr>
              <w:t>Model</w:t>
            </w:r>
          </w:p>
        </w:tc>
        <w:tc>
          <w:tcPr>
            <w:tcW w:w="2070" w:type="dxa"/>
            <w:tcBorders>
              <w:top w:val="single" w:sz="4" w:space="0" w:color="7F7F7F" w:themeColor="text1" w:themeTint="80"/>
              <w:bottom w:val="single" w:sz="4" w:space="0" w:color="auto"/>
            </w:tcBorders>
          </w:tcPr>
          <w:p w14:paraId="70543641"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Mean Dispersal Distance (SD)</w:t>
            </w:r>
          </w:p>
        </w:tc>
        <w:tc>
          <w:tcPr>
            <w:tcW w:w="0" w:type="dxa"/>
            <w:tcBorders>
              <w:top w:val="single" w:sz="4" w:space="0" w:color="7F7F7F" w:themeColor="text1" w:themeTint="80"/>
              <w:bottom w:val="single" w:sz="4" w:space="0" w:color="auto"/>
            </w:tcBorders>
          </w:tcPr>
          <w:p w14:paraId="69B25CDD"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Kurtosis</w:t>
            </w:r>
          </w:p>
        </w:tc>
        <w:tc>
          <w:tcPr>
            <w:tcW w:w="0" w:type="dxa"/>
            <w:tcBorders>
              <w:top w:val="single" w:sz="4" w:space="0" w:color="7F7F7F" w:themeColor="text1" w:themeTint="80"/>
              <w:bottom w:val="single" w:sz="4" w:space="0" w:color="auto"/>
            </w:tcBorders>
          </w:tcPr>
          <w:p w14:paraId="7AA170DC"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Maximum Dispersal Distance</w:t>
            </w:r>
          </w:p>
        </w:tc>
        <w:tc>
          <w:tcPr>
            <w:tcW w:w="2560" w:type="dxa"/>
            <w:tcBorders>
              <w:top w:val="single" w:sz="4" w:space="0" w:color="7F7F7F" w:themeColor="text1" w:themeTint="80"/>
              <w:bottom w:val="single" w:sz="4" w:space="0" w:color="auto"/>
            </w:tcBorders>
          </w:tcPr>
          <w:p w14:paraId="1E739B50"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722CC">
              <w:rPr>
                <w:b w:val="0"/>
                <w:bCs w:val="0"/>
                <w:sz w:val="20"/>
                <w:szCs w:val="20"/>
              </w:rPr>
              <w:t>Percent Dispersal events over 500 m.</w:t>
            </w:r>
          </w:p>
        </w:tc>
      </w:tr>
      <w:tr w:rsidR="008C2BC8" w:rsidRPr="00BF1BDF" w14:paraId="16D6562F" w14:textId="77777777" w:rsidTr="000B7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tcPr>
          <w:p w14:paraId="089A72B3" w14:textId="77777777" w:rsidR="008C2BC8" w:rsidRPr="000722CC" w:rsidRDefault="008C2BC8" w:rsidP="000B74D2">
            <w:pPr>
              <w:rPr>
                <w:b w:val="0"/>
                <w:bCs w:val="0"/>
                <w:sz w:val="20"/>
                <w:szCs w:val="20"/>
              </w:rPr>
            </w:pPr>
            <w:r w:rsidRPr="000722CC">
              <w:rPr>
                <w:b w:val="0"/>
                <w:bCs w:val="0"/>
                <w:sz w:val="20"/>
                <w:szCs w:val="20"/>
              </w:rPr>
              <w:t>CP</w:t>
            </w:r>
          </w:p>
        </w:tc>
        <w:tc>
          <w:tcPr>
            <w:tcW w:w="2070" w:type="dxa"/>
            <w:tcBorders>
              <w:top w:val="single" w:sz="4" w:space="0" w:color="auto"/>
              <w:bottom w:val="nil"/>
            </w:tcBorders>
          </w:tcPr>
          <w:p w14:paraId="282EF18E"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174.5(</w:t>
            </w:r>
            <w:proofErr w:type="gramStart"/>
            <w:r w:rsidRPr="000722CC">
              <w:rPr>
                <w:sz w:val="20"/>
                <w:szCs w:val="20"/>
              </w:rPr>
              <w:t>120)m</w:t>
            </w:r>
            <w:proofErr w:type="gramEnd"/>
          </w:p>
        </w:tc>
        <w:tc>
          <w:tcPr>
            <w:tcW w:w="0" w:type="dxa"/>
            <w:tcBorders>
              <w:top w:val="single" w:sz="4" w:space="0" w:color="auto"/>
              <w:bottom w:val="nil"/>
            </w:tcBorders>
          </w:tcPr>
          <w:p w14:paraId="2BF594BA"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5.53</w:t>
            </w:r>
          </w:p>
        </w:tc>
        <w:tc>
          <w:tcPr>
            <w:tcW w:w="0" w:type="dxa"/>
            <w:tcBorders>
              <w:top w:val="single" w:sz="4" w:space="0" w:color="auto"/>
              <w:bottom w:val="nil"/>
            </w:tcBorders>
          </w:tcPr>
          <w:p w14:paraId="075769A2"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1344</w:t>
            </w:r>
          </w:p>
        </w:tc>
        <w:tc>
          <w:tcPr>
            <w:tcW w:w="2560" w:type="dxa"/>
            <w:tcBorders>
              <w:top w:val="single" w:sz="4" w:space="0" w:color="auto"/>
              <w:bottom w:val="nil"/>
            </w:tcBorders>
          </w:tcPr>
          <w:p w14:paraId="3F7C18F5"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1.878%</w:t>
            </w:r>
          </w:p>
        </w:tc>
      </w:tr>
      <w:tr w:rsidR="008C2BC8" w:rsidRPr="00BF1BDF" w14:paraId="0E9540D6" w14:textId="77777777" w:rsidTr="000B74D2">
        <w:tc>
          <w:tcPr>
            <w:cnfStyle w:val="001000000000" w:firstRow="0" w:lastRow="0" w:firstColumn="1" w:lastColumn="0" w:oddVBand="0" w:evenVBand="0" w:oddHBand="0" w:evenHBand="0" w:firstRowFirstColumn="0" w:firstRowLastColumn="0" w:lastRowFirstColumn="0" w:lastRowLastColumn="0"/>
            <w:tcW w:w="1080" w:type="dxa"/>
            <w:tcBorders>
              <w:top w:val="nil"/>
              <w:bottom w:val="nil"/>
            </w:tcBorders>
          </w:tcPr>
          <w:p w14:paraId="37B5011F" w14:textId="77777777" w:rsidR="008C2BC8" w:rsidRPr="000722CC" w:rsidRDefault="008C2BC8" w:rsidP="000B74D2">
            <w:pPr>
              <w:rPr>
                <w:b w:val="0"/>
                <w:bCs w:val="0"/>
                <w:sz w:val="20"/>
                <w:szCs w:val="20"/>
              </w:rPr>
            </w:pPr>
            <w:r w:rsidRPr="000722CC">
              <w:rPr>
                <w:b w:val="0"/>
                <w:bCs w:val="0"/>
                <w:sz w:val="20"/>
                <w:szCs w:val="20"/>
              </w:rPr>
              <w:t>PP</w:t>
            </w:r>
          </w:p>
        </w:tc>
        <w:tc>
          <w:tcPr>
            <w:tcW w:w="2070" w:type="dxa"/>
            <w:tcBorders>
              <w:top w:val="nil"/>
              <w:bottom w:val="nil"/>
            </w:tcBorders>
          </w:tcPr>
          <w:p w14:paraId="35F8D702"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140.8(</w:t>
            </w:r>
            <w:proofErr w:type="gramStart"/>
            <w:r w:rsidRPr="000722CC">
              <w:rPr>
                <w:sz w:val="20"/>
                <w:szCs w:val="20"/>
              </w:rPr>
              <w:t>120)m</w:t>
            </w:r>
            <w:proofErr w:type="gramEnd"/>
          </w:p>
        </w:tc>
        <w:tc>
          <w:tcPr>
            <w:tcW w:w="0" w:type="dxa"/>
            <w:tcBorders>
              <w:top w:val="nil"/>
              <w:bottom w:val="nil"/>
            </w:tcBorders>
          </w:tcPr>
          <w:p w14:paraId="265D2BEA"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8.74</w:t>
            </w:r>
          </w:p>
        </w:tc>
        <w:tc>
          <w:tcPr>
            <w:tcW w:w="0" w:type="dxa"/>
            <w:tcBorders>
              <w:top w:val="nil"/>
              <w:bottom w:val="nil"/>
            </w:tcBorders>
          </w:tcPr>
          <w:p w14:paraId="5F6A6EB9"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1606</w:t>
            </w:r>
          </w:p>
        </w:tc>
        <w:tc>
          <w:tcPr>
            <w:tcW w:w="2560" w:type="dxa"/>
            <w:tcBorders>
              <w:top w:val="nil"/>
              <w:bottom w:val="nil"/>
            </w:tcBorders>
          </w:tcPr>
          <w:p w14:paraId="11268A53"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1.586%</w:t>
            </w:r>
          </w:p>
        </w:tc>
      </w:tr>
      <w:tr w:rsidR="008C2BC8" w:rsidRPr="00BF1BDF" w14:paraId="146E9B16" w14:textId="77777777" w:rsidTr="000B7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tcBorders>
          </w:tcPr>
          <w:p w14:paraId="0EE50B71" w14:textId="77777777" w:rsidR="008C2BC8" w:rsidRPr="000722CC" w:rsidRDefault="008C2BC8" w:rsidP="000B74D2">
            <w:pPr>
              <w:rPr>
                <w:b w:val="0"/>
                <w:bCs w:val="0"/>
                <w:sz w:val="20"/>
                <w:szCs w:val="20"/>
              </w:rPr>
            </w:pPr>
            <w:r w:rsidRPr="000722CC">
              <w:rPr>
                <w:b w:val="0"/>
                <w:bCs w:val="0"/>
                <w:sz w:val="20"/>
                <w:szCs w:val="20"/>
              </w:rPr>
              <w:t>NP</w:t>
            </w:r>
          </w:p>
        </w:tc>
        <w:tc>
          <w:tcPr>
            <w:tcW w:w="2070" w:type="dxa"/>
            <w:tcBorders>
              <w:top w:val="nil"/>
            </w:tcBorders>
          </w:tcPr>
          <w:p w14:paraId="03F49C49"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156.8(</w:t>
            </w:r>
            <w:proofErr w:type="gramStart"/>
            <w:r w:rsidRPr="000722CC">
              <w:rPr>
                <w:sz w:val="20"/>
                <w:szCs w:val="20"/>
              </w:rPr>
              <w:t>130)m</w:t>
            </w:r>
            <w:proofErr w:type="gramEnd"/>
          </w:p>
        </w:tc>
        <w:tc>
          <w:tcPr>
            <w:tcW w:w="0" w:type="dxa"/>
            <w:tcBorders>
              <w:top w:val="nil"/>
            </w:tcBorders>
          </w:tcPr>
          <w:p w14:paraId="5A1C52C4"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8.87</w:t>
            </w:r>
          </w:p>
        </w:tc>
        <w:tc>
          <w:tcPr>
            <w:tcW w:w="0" w:type="dxa"/>
            <w:tcBorders>
              <w:top w:val="nil"/>
            </w:tcBorders>
          </w:tcPr>
          <w:p w14:paraId="0BA01687"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1716</w:t>
            </w:r>
          </w:p>
        </w:tc>
        <w:tc>
          <w:tcPr>
            <w:tcW w:w="2560" w:type="dxa"/>
            <w:tcBorders>
              <w:top w:val="nil"/>
            </w:tcBorders>
          </w:tcPr>
          <w:p w14:paraId="178CED0C"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2.23%</w:t>
            </w:r>
          </w:p>
        </w:tc>
      </w:tr>
    </w:tbl>
    <w:p w14:paraId="72405788" w14:textId="77777777" w:rsidR="008C2BC8" w:rsidRDefault="008C2BC8" w:rsidP="008C2BC8">
      <w:pPr>
        <w:pStyle w:val="013TableCaption"/>
        <w:ind w:left="0" w:firstLine="0"/>
      </w:pPr>
    </w:p>
    <w:p w14:paraId="296AF39E" w14:textId="77777777" w:rsidR="008C2BC8" w:rsidRPr="00AC1076" w:rsidRDefault="008C2BC8" w:rsidP="008C2BC8">
      <w:pPr>
        <w:pStyle w:val="013TableCaption"/>
      </w:pPr>
      <w:bookmarkStart w:id="69" w:name="_Toc94618794"/>
      <w:r w:rsidRPr="00AC1076">
        <w:t xml:space="preserve">Table </w:t>
      </w:r>
      <w:r>
        <w:t>2-</w:t>
      </w:r>
      <w:r w:rsidRPr="00AC1076">
        <w:t>3. Estimated parameter values and standard errors associated with those estimates after fitting a Generalized Pareto Distribution to dispersal distances falling above a given threshold (</w:t>
      </w:r>
      <w:r w:rsidRPr="00AC1076">
        <w:sym w:font="Symbol" w:char="F06E"/>
      </w:r>
      <w:r w:rsidRPr="00AC1076">
        <w:t>) for each of the three simulated pooling scenarios. A random sample of 10,000 seed dispersal distances was selected from each simulated data set to estimate the Generalized Pareto Parameters. From the fitted distributions, we calculated conditional probability of seeds dispersing beyond 200, 500, 1000, and 5000 m.</w:t>
      </w:r>
      <w:bookmarkEnd w:id="69"/>
      <w:r w:rsidRPr="00AC1076">
        <w:t xml:space="preserve"> </w:t>
      </w:r>
    </w:p>
    <w:tbl>
      <w:tblPr>
        <w:tblStyle w:val="PlainTable2"/>
        <w:tblW w:w="9509" w:type="dxa"/>
        <w:tblBorders>
          <w:top w:val="single" w:sz="4" w:space="0" w:color="auto"/>
          <w:bottom w:val="single" w:sz="4" w:space="0" w:color="auto"/>
        </w:tblBorders>
        <w:tblLook w:val="04A0" w:firstRow="1" w:lastRow="0" w:firstColumn="1" w:lastColumn="0" w:noHBand="0" w:noVBand="1"/>
      </w:tblPr>
      <w:tblGrid>
        <w:gridCol w:w="961"/>
        <w:gridCol w:w="876"/>
        <w:gridCol w:w="920"/>
        <w:gridCol w:w="1688"/>
        <w:gridCol w:w="1688"/>
        <w:gridCol w:w="1688"/>
        <w:gridCol w:w="1688"/>
      </w:tblGrid>
      <w:tr w:rsidR="008C2BC8" w:rsidRPr="000722CC" w14:paraId="553737B7" w14:textId="77777777" w:rsidTr="000B74D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auto"/>
              <w:bottom w:val="single" w:sz="4" w:space="0" w:color="auto"/>
            </w:tcBorders>
          </w:tcPr>
          <w:p w14:paraId="0710CDF1" w14:textId="77777777" w:rsidR="008C2BC8" w:rsidRPr="000722CC" w:rsidRDefault="008C2BC8" w:rsidP="000B74D2">
            <w:pPr>
              <w:rPr>
                <w:b w:val="0"/>
                <w:bCs w:val="0"/>
              </w:rPr>
            </w:pPr>
            <w:r w:rsidRPr="000722CC">
              <w:rPr>
                <w:b w:val="0"/>
                <w:bCs w:val="0"/>
              </w:rPr>
              <w:t>Model</w:t>
            </w:r>
          </w:p>
        </w:tc>
        <w:tc>
          <w:tcPr>
            <w:tcW w:w="876" w:type="dxa"/>
            <w:tcBorders>
              <w:top w:val="single" w:sz="4" w:space="0" w:color="auto"/>
              <w:bottom w:val="single" w:sz="4" w:space="0" w:color="auto"/>
            </w:tcBorders>
          </w:tcPr>
          <w:p w14:paraId="2AB94C5A"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rPr>
            </w:pPr>
            <w:r w:rsidRPr="000722CC">
              <w:rPr>
                <w:b w:val="0"/>
                <w:bCs w:val="0"/>
              </w:rPr>
              <w:t>Scale</w:t>
            </w:r>
          </w:p>
        </w:tc>
        <w:tc>
          <w:tcPr>
            <w:tcW w:w="920" w:type="dxa"/>
            <w:tcBorders>
              <w:top w:val="single" w:sz="4" w:space="0" w:color="auto"/>
              <w:bottom w:val="single" w:sz="4" w:space="0" w:color="auto"/>
            </w:tcBorders>
          </w:tcPr>
          <w:p w14:paraId="21B2DC35"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rPr>
            </w:pPr>
            <w:r w:rsidRPr="000722CC">
              <w:rPr>
                <w:b w:val="0"/>
                <w:bCs w:val="0"/>
              </w:rPr>
              <w:t>Shape</w:t>
            </w:r>
          </w:p>
        </w:tc>
        <w:tc>
          <w:tcPr>
            <w:tcW w:w="1688" w:type="dxa"/>
            <w:tcBorders>
              <w:top w:val="single" w:sz="4" w:space="0" w:color="auto"/>
              <w:bottom w:val="single" w:sz="4" w:space="0" w:color="auto"/>
            </w:tcBorders>
          </w:tcPr>
          <w:p w14:paraId="65B6A9FA"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722CC">
              <w:rPr>
                <w:b w:val="0"/>
                <w:bCs w:val="0"/>
              </w:rPr>
              <w:t>Pr</w:t>
            </w:r>
            <w:proofErr w:type="spellEnd"/>
            <w:r w:rsidRPr="000722CC">
              <w:rPr>
                <w:b w:val="0"/>
                <w:bCs w:val="0"/>
              </w:rPr>
              <w:t>(X≥200m)</w:t>
            </w:r>
          </w:p>
        </w:tc>
        <w:tc>
          <w:tcPr>
            <w:tcW w:w="1688" w:type="dxa"/>
            <w:tcBorders>
              <w:top w:val="single" w:sz="4" w:space="0" w:color="auto"/>
              <w:bottom w:val="single" w:sz="4" w:space="0" w:color="auto"/>
            </w:tcBorders>
          </w:tcPr>
          <w:p w14:paraId="2BA3DC06"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722CC">
              <w:rPr>
                <w:b w:val="0"/>
                <w:bCs w:val="0"/>
              </w:rPr>
              <w:t>Pr</w:t>
            </w:r>
            <w:proofErr w:type="spellEnd"/>
            <w:r w:rsidRPr="000722CC">
              <w:rPr>
                <w:b w:val="0"/>
                <w:bCs w:val="0"/>
              </w:rPr>
              <w:t>(X≥500m)</w:t>
            </w:r>
          </w:p>
        </w:tc>
        <w:tc>
          <w:tcPr>
            <w:tcW w:w="1688" w:type="dxa"/>
            <w:tcBorders>
              <w:top w:val="single" w:sz="4" w:space="0" w:color="auto"/>
              <w:bottom w:val="single" w:sz="4" w:space="0" w:color="auto"/>
            </w:tcBorders>
          </w:tcPr>
          <w:p w14:paraId="483CA3DA"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722CC">
              <w:rPr>
                <w:b w:val="0"/>
                <w:bCs w:val="0"/>
              </w:rPr>
              <w:t>Pr</w:t>
            </w:r>
            <w:proofErr w:type="spellEnd"/>
            <w:r w:rsidRPr="000722CC">
              <w:rPr>
                <w:b w:val="0"/>
                <w:bCs w:val="0"/>
              </w:rPr>
              <w:t>(X≥1km)</w:t>
            </w:r>
          </w:p>
        </w:tc>
        <w:tc>
          <w:tcPr>
            <w:tcW w:w="1688" w:type="dxa"/>
            <w:tcBorders>
              <w:top w:val="single" w:sz="4" w:space="0" w:color="auto"/>
              <w:bottom w:val="single" w:sz="4" w:space="0" w:color="auto"/>
            </w:tcBorders>
          </w:tcPr>
          <w:p w14:paraId="5966BB95" w14:textId="77777777" w:rsidR="008C2BC8" w:rsidRPr="000722CC" w:rsidRDefault="008C2BC8" w:rsidP="000B74D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722CC">
              <w:rPr>
                <w:b w:val="0"/>
                <w:bCs w:val="0"/>
              </w:rPr>
              <w:t>Pr</w:t>
            </w:r>
            <w:proofErr w:type="spellEnd"/>
            <w:r w:rsidRPr="000722CC">
              <w:rPr>
                <w:b w:val="0"/>
                <w:bCs w:val="0"/>
              </w:rPr>
              <w:t>(X≥5km)</w:t>
            </w:r>
          </w:p>
        </w:tc>
      </w:tr>
      <w:tr w:rsidR="008C2BC8" w:rsidRPr="000722CC" w14:paraId="38B32FB2" w14:textId="77777777" w:rsidTr="000B74D2">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auto"/>
              <w:bottom w:val="none" w:sz="0" w:space="0" w:color="auto"/>
            </w:tcBorders>
          </w:tcPr>
          <w:p w14:paraId="42615999" w14:textId="77777777" w:rsidR="008C2BC8" w:rsidRPr="000722CC" w:rsidRDefault="008C2BC8" w:rsidP="000B74D2">
            <w:pPr>
              <w:rPr>
                <w:b w:val="0"/>
                <w:bCs w:val="0"/>
                <w:caps/>
                <w:sz w:val="18"/>
                <w:szCs w:val="18"/>
              </w:rPr>
            </w:pPr>
            <w:r w:rsidRPr="000722CC">
              <w:rPr>
                <w:b w:val="0"/>
                <w:bCs w:val="0"/>
                <w:sz w:val="18"/>
                <w:szCs w:val="18"/>
              </w:rPr>
              <w:t xml:space="preserve">CP </w:t>
            </w:r>
          </w:p>
          <w:p w14:paraId="2BB70E90" w14:textId="77777777" w:rsidR="008C2BC8" w:rsidRPr="000722CC" w:rsidRDefault="008C2BC8" w:rsidP="000B74D2">
            <w:pPr>
              <w:rPr>
                <w:b w:val="0"/>
                <w:bCs w:val="0"/>
                <w:sz w:val="18"/>
                <w:szCs w:val="18"/>
              </w:rPr>
            </w:pPr>
            <w:r w:rsidRPr="000722CC">
              <w:rPr>
                <w:b w:val="0"/>
                <w:bCs w:val="0"/>
                <w:sz w:val="18"/>
                <w:szCs w:val="18"/>
              </w:rPr>
              <w:t>(</w:t>
            </w:r>
            <w:r w:rsidRPr="000722CC">
              <w:rPr>
                <w:b w:val="0"/>
                <w:bCs w:val="0"/>
                <w:sz w:val="18"/>
                <w:szCs w:val="18"/>
              </w:rPr>
              <w:sym w:font="Symbol" w:char="F06E"/>
            </w:r>
            <w:r w:rsidRPr="000722CC">
              <w:rPr>
                <w:b w:val="0"/>
                <w:bCs w:val="0"/>
                <w:sz w:val="18"/>
                <w:szCs w:val="18"/>
              </w:rPr>
              <w:t xml:space="preserve"> = 119)</w:t>
            </w:r>
          </w:p>
        </w:tc>
        <w:tc>
          <w:tcPr>
            <w:tcW w:w="876" w:type="dxa"/>
            <w:tcBorders>
              <w:top w:val="single" w:sz="4" w:space="0" w:color="auto"/>
              <w:bottom w:val="none" w:sz="0" w:space="0" w:color="auto"/>
            </w:tcBorders>
          </w:tcPr>
          <w:p w14:paraId="28B664D5"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131.97 ± 2.07</w:t>
            </w:r>
          </w:p>
        </w:tc>
        <w:tc>
          <w:tcPr>
            <w:tcW w:w="920" w:type="dxa"/>
            <w:tcBorders>
              <w:top w:val="single" w:sz="4" w:space="0" w:color="auto"/>
              <w:bottom w:val="none" w:sz="0" w:space="0" w:color="auto"/>
            </w:tcBorders>
          </w:tcPr>
          <w:p w14:paraId="784713E5"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-0.087 ± 0.009</w:t>
            </w:r>
          </w:p>
        </w:tc>
        <w:tc>
          <w:tcPr>
            <w:tcW w:w="1688" w:type="dxa"/>
            <w:tcBorders>
              <w:top w:val="single" w:sz="4" w:space="0" w:color="auto"/>
              <w:bottom w:val="none" w:sz="0" w:space="0" w:color="auto"/>
            </w:tcBorders>
          </w:tcPr>
          <w:p w14:paraId="59D33432"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0.53</w:t>
            </w:r>
          </w:p>
        </w:tc>
        <w:tc>
          <w:tcPr>
            <w:tcW w:w="1688" w:type="dxa"/>
            <w:tcBorders>
              <w:top w:val="single" w:sz="4" w:space="0" w:color="auto"/>
              <w:bottom w:val="none" w:sz="0" w:space="0" w:color="auto"/>
            </w:tcBorders>
          </w:tcPr>
          <w:p w14:paraId="168653AF"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0.036</w:t>
            </w:r>
          </w:p>
        </w:tc>
        <w:tc>
          <w:tcPr>
            <w:tcW w:w="1688" w:type="dxa"/>
            <w:tcBorders>
              <w:top w:val="single" w:sz="4" w:space="0" w:color="auto"/>
              <w:bottom w:val="none" w:sz="0" w:space="0" w:color="auto"/>
            </w:tcBorders>
          </w:tcPr>
          <w:p w14:paraId="3A451B2B"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4.73×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m:oMathPara>
          </w:p>
        </w:tc>
        <w:tc>
          <w:tcPr>
            <w:tcW w:w="1688" w:type="dxa"/>
            <w:tcBorders>
              <w:top w:val="single" w:sz="4" w:space="0" w:color="auto"/>
              <w:bottom w:val="none" w:sz="0" w:space="0" w:color="auto"/>
            </w:tcBorders>
          </w:tcPr>
          <w:p w14:paraId="08301C1D"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0.00</w:t>
            </w:r>
          </w:p>
        </w:tc>
      </w:tr>
      <w:tr w:rsidR="008C2BC8" w:rsidRPr="000722CC" w14:paraId="5347DD50" w14:textId="77777777" w:rsidTr="000B74D2">
        <w:trPr>
          <w:trHeight w:val="608"/>
        </w:trPr>
        <w:tc>
          <w:tcPr>
            <w:cnfStyle w:val="001000000000" w:firstRow="0" w:lastRow="0" w:firstColumn="1" w:lastColumn="0" w:oddVBand="0" w:evenVBand="0" w:oddHBand="0" w:evenHBand="0" w:firstRowFirstColumn="0" w:firstRowLastColumn="0" w:lastRowFirstColumn="0" w:lastRowLastColumn="0"/>
            <w:tcW w:w="961" w:type="dxa"/>
          </w:tcPr>
          <w:p w14:paraId="4D398B1E" w14:textId="77777777" w:rsidR="008C2BC8" w:rsidRPr="000722CC" w:rsidRDefault="008C2BC8" w:rsidP="000B74D2">
            <w:pPr>
              <w:rPr>
                <w:b w:val="0"/>
                <w:bCs w:val="0"/>
                <w:caps/>
                <w:sz w:val="18"/>
                <w:szCs w:val="18"/>
              </w:rPr>
            </w:pPr>
            <w:r w:rsidRPr="000722CC">
              <w:rPr>
                <w:b w:val="0"/>
                <w:bCs w:val="0"/>
                <w:sz w:val="18"/>
                <w:szCs w:val="18"/>
              </w:rPr>
              <w:t xml:space="preserve">PP </w:t>
            </w:r>
          </w:p>
          <w:p w14:paraId="339AD45E" w14:textId="77777777" w:rsidR="008C2BC8" w:rsidRPr="000722CC" w:rsidRDefault="008C2BC8" w:rsidP="000B74D2">
            <w:pPr>
              <w:rPr>
                <w:b w:val="0"/>
                <w:bCs w:val="0"/>
                <w:sz w:val="18"/>
                <w:szCs w:val="18"/>
              </w:rPr>
            </w:pPr>
            <w:r w:rsidRPr="000722CC">
              <w:rPr>
                <w:b w:val="0"/>
                <w:bCs w:val="0"/>
                <w:sz w:val="18"/>
                <w:szCs w:val="18"/>
              </w:rPr>
              <w:t>(</w:t>
            </w:r>
            <w:r w:rsidRPr="000722CC">
              <w:rPr>
                <w:b w:val="0"/>
                <w:bCs w:val="0"/>
                <w:sz w:val="18"/>
                <w:szCs w:val="18"/>
              </w:rPr>
              <w:sym w:font="Symbol" w:char="F06E"/>
            </w:r>
            <w:r w:rsidRPr="000722CC">
              <w:rPr>
                <w:b w:val="0"/>
                <w:bCs w:val="0"/>
                <w:sz w:val="18"/>
                <w:szCs w:val="18"/>
              </w:rPr>
              <w:t xml:space="preserve"> = 99)</w:t>
            </w:r>
          </w:p>
        </w:tc>
        <w:tc>
          <w:tcPr>
            <w:tcW w:w="876" w:type="dxa"/>
          </w:tcPr>
          <w:p w14:paraId="55D1E527"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113.77 ± 2.19</w:t>
            </w:r>
          </w:p>
        </w:tc>
        <w:tc>
          <w:tcPr>
            <w:tcW w:w="920" w:type="dxa"/>
          </w:tcPr>
          <w:p w14:paraId="7050DC30"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-0.012 ± 0.014</w:t>
            </w:r>
          </w:p>
        </w:tc>
        <w:tc>
          <w:tcPr>
            <w:tcW w:w="1688" w:type="dxa"/>
          </w:tcPr>
          <w:p w14:paraId="691C012A"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0.41</w:t>
            </w:r>
          </w:p>
        </w:tc>
        <w:tc>
          <w:tcPr>
            <w:tcW w:w="1688" w:type="dxa"/>
          </w:tcPr>
          <w:p w14:paraId="72659F77"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0.027</w:t>
            </w:r>
          </w:p>
        </w:tc>
        <w:tc>
          <w:tcPr>
            <w:tcW w:w="1688" w:type="dxa"/>
          </w:tcPr>
          <w:p w14:paraId="3FA3980F"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2.46×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oMath>
            </m:oMathPara>
          </w:p>
        </w:tc>
        <w:tc>
          <w:tcPr>
            <w:tcW w:w="1688" w:type="dxa"/>
          </w:tcPr>
          <w:p w14:paraId="020D4CCC" w14:textId="77777777" w:rsidR="008C2BC8" w:rsidRPr="000722CC" w:rsidRDefault="008C2BC8" w:rsidP="000B74D2">
            <w:pPr>
              <w:cnfStyle w:val="000000000000" w:firstRow="0" w:lastRow="0" w:firstColumn="0" w:lastColumn="0" w:oddVBand="0" w:evenVBand="0" w:oddHBand="0" w:evenHBand="0" w:firstRowFirstColumn="0" w:firstRowLastColumn="0" w:lastRowFirstColumn="0" w:lastRowLastColumn="0"/>
              <w:rPr>
                <w:sz w:val="20"/>
                <w:szCs w:val="20"/>
              </w:rPr>
            </w:pPr>
            <w:r w:rsidRPr="000722CC">
              <w:rPr>
                <w:sz w:val="20"/>
                <w:szCs w:val="20"/>
              </w:rPr>
              <w:t>0.00</w:t>
            </w:r>
          </w:p>
        </w:tc>
      </w:tr>
      <w:tr w:rsidR="008C2BC8" w:rsidRPr="000722CC" w14:paraId="68EAD031" w14:textId="77777777" w:rsidTr="000B74D2">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tcBorders>
          </w:tcPr>
          <w:p w14:paraId="0702308B" w14:textId="77777777" w:rsidR="008C2BC8" w:rsidRPr="000722CC" w:rsidRDefault="008C2BC8" w:rsidP="000B74D2">
            <w:pPr>
              <w:rPr>
                <w:b w:val="0"/>
                <w:bCs w:val="0"/>
                <w:caps/>
                <w:sz w:val="18"/>
                <w:szCs w:val="18"/>
              </w:rPr>
            </w:pPr>
            <w:r w:rsidRPr="000722CC">
              <w:rPr>
                <w:b w:val="0"/>
                <w:bCs w:val="0"/>
                <w:sz w:val="18"/>
                <w:szCs w:val="18"/>
              </w:rPr>
              <w:t xml:space="preserve">NP </w:t>
            </w:r>
          </w:p>
          <w:p w14:paraId="7A0CECE1" w14:textId="77777777" w:rsidR="008C2BC8" w:rsidRPr="000722CC" w:rsidRDefault="008C2BC8" w:rsidP="000B74D2">
            <w:pPr>
              <w:rPr>
                <w:b w:val="0"/>
                <w:bCs w:val="0"/>
                <w:sz w:val="18"/>
                <w:szCs w:val="18"/>
              </w:rPr>
            </w:pPr>
            <w:r w:rsidRPr="000722CC">
              <w:rPr>
                <w:b w:val="0"/>
                <w:bCs w:val="0"/>
                <w:sz w:val="18"/>
                <w:szCs w:val="18"/>
              </w:rPr>
              <w:t>(</w:t>
            </w:r>
            <w:r w:rsidRPr="000722CC">
              <w:rPr>
                <w:b w:val="0"/>
                <w:bCs w:val="0"/>
                <w:sz w:val="18"/>
                <w:szCs w:val="18"/>
              </w:rPr>
              <w:sym w:font="Symbol" w:char="F06E"/>
            </w:r>
            <w:r w:rsidRPr="000722CC">
              <w:rPr>
                <w:b w:val="0"/>
                <w:bCs w:val="0"/>
                <w:sz w:val="18"/>
                <w:szCs w:val="18"/>
              </w:rPr>
              <w:t xml:space="preserve"> = 156)</w:t>
            </w:r>
          </w:p>
        </w:tc>
        <w:tc>
          <w:tcPr>
            <w:tcW w:w="876" w:type="dxa"/>
            <w:tcBorders>
              <w:top w:val="none" w:sz="0" w:space="0" w:color="auto"/>
              <w:bottom w:val="none" w:sz="0" w:space="0" w:color="auto"/>
            </w:tcBorders>
          </w:tcPr>
          <w:p w14:paraId="5CE87045"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118.70 ± 2.70</w:t>
            </w:r>
          </w:p>
        </w:tc>
        <w:tc>
          <w:tcPr>
            <w:tcW w:w="920" w:type="dxa"/>
            <w:tcBorders>
              <w:top w:val="none" w:sz="0" w:space="0" w:color="auto"/>
              <w:bottom w:val="none" w:sz="0" w:space="0" w:color="auto"/>
            </w:tcBorders>
          </w:tcPr>
          <w:p w14:paraId="5C27DCB5"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0.034 ± 0.016</w:t>
            </w:r>
          </w:p>
        </w:tc>
        <w:tc>
          <w:tcPr>
            <w:tcW w:w="1688" w:type="dxa"/>
            <w:tcBorders>
              <w:top w:val="none" w:sz="0" w:space="0" w:color="auto"/>
              <w:bottom w:val="none" w:sz="0" w:space="0" w:color="auto"/>
            </w:tcBorders>
          </w:tcPr>
          <w:p w14:paraId="004AFD33"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0.69</w:t>
            </w:r>
          </w:p>
        </w:tc>
        <w:tc>
          <w:tcPr>
            <w:tcW w:w="1688" w:type="dxa"/>
            <w:tcBorders>
              <w:top w:val="none" w:sz="0" w:space="0" w:color="auto"/>
              <w:bottom w:val="none" w:sz="0" w:space="0" w:color="auto"/>
            </w:tcBorders>
          </w:tcPr>
          <w:p w14:paraId="57E04127"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w:r w:rsidRPr="000722CC">
              <w:rPr>
                <w:sz w:val="20"/>
                <w:szCs w:val="20"/>
              </w:rPr>
              <w:t>0.063</w:t>
            </w:r>
          </w:p>
        </w:tc>
        <w:tc>
          <w:tcPr>
            <w:tcW w:w="1688" w:type="dxa"/>
            <w:tcBorders>
              <w:top w:val="none" w:sz="0" w:space="0" w:color="auto"/>
              <w:bottom w:val="none" w:sz="0" w:space="0" w:color="auto"/>
            </w:tcBorders>
          </w:tcPr>
          <w:p w14:paraId="513054C7"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1.70×</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1688" w:type="dxa"/>
            <w:tcBorders>
              <w:top w:val="none" w:sz="0" w:space="0" w:color="auto"/>
              <w:bottom w:val="none" w:sz="0" w:space="0" w:color="auto"/>
            </w:tcBorders>
          </w:tcPr>
          <w:p w14:paraId="463135D4" w14:textId="77777777" w:rsidR="008C2BC8" w:rsidRPr="000722CC" w:rsidRDefault="008C2BC8" w:rsidP="000B74D2">
            <w:pP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7.23×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-12</m:t>
                    </m:r>
                  </m:sup>
                </m:sSup>
              </m:oMath>
            </m:oMathPara>
          </w:p>
        </w:tc>
      </w:tr>
    </w:tbl>
    <w:p w14:paraId="1341E143" w14:textId="77777777" w:rsidR="008C2BC8" w:rsidRDefault="008C2BC8" w:rsidP="008C2BC8">
      <w:pPr>
        <w:spacing w:line="259" w:lineRule="auto"/>
      </w:pPr>
      <w:r>
        <w:br w:type="page"/>
      </w:r>
    </w:p>
    <w:p w14:paraId="3997783A" w14:textId="6FC17C09" w:rsidR="001949BD" w:rsidRPr="004A1924" w:rsidRDefault="001949BD" w:rsidP="001949BD">
      <w:pPr>
        <w:pStyle w:val="002CHAPTERTITLE"/>
        <w:rPr>
          <w:rFonts w:cs="Arial"/>
        </w:rPr>
      </w:pPr>
      <w:r w:rsidRPr="004A1924">
        <w:rPr>
          <w:rFonts w:cs="Arial"/>
        </w:rPr>
        <w:lastRenderedPageBreak/>
        <w:t>LIST OF REFERENCES</w:t>
      </w:r>
      <w:bookmarkEnd w:id="3"/>
    </w:p>
    <w:p w14:paraId="35FEE88F" w14:textId="77777777" w:rsidR="004B3528" w:rsidRPr="004B3528" w:rsidRDefault="004B3528" w:rsidP="004B3528">
      <w:pPr>
        <w:pStyle w:val="018ReferenceHanging"/>
      </w:pPr>
      <w:r>
        <w:fldChar w:fldCharType="begin"/>
      </w:r>
      <w:r>
        <w:instrText xml:space="preserve"> ADDIN ZOTERO_BIBL {"uncited":[],"omitted":[],"custom":[]} CSL_BIBLIOGRAPHY </w:instrText>
      </w:r>
      <w:r>
        <w:fldChar w:fldCharType="separate"/>
      </w:r>
      <w:r w:rsidRPr="004B3528">
        <w:t>Bastille-Rousseau, G., J. R. Potts, C. B. Yackulic, J. L. Frair, E. H. Ellington, and S. Blake. 2016. Flexible characterization of animal movement pattern using net squared displacement and a latent state model. Movement Ecology 4:15.</w:t>
      </w:r>
    </w:p>
    <w:p w14:paraId="0F2C7CE9" w14:textId="77777777" w:rsidR="004B3528" w:rsidRPr="004B3528" w:rsidRDefault="004B3528" w:rsidP="004B3528">
      <w:pPr>
        <w:pStyle w:val="018ReferenceHanging"/>
      </w:pPr>
      <w:r w:rsidRPr="004B3528">
        <w:t>Bialozyt, R., S. Flinkerbusch, M. Niggemann, and E. W. Heymann. 2014. Predicting the seed shadows of a Neotropical tree species dispersed by primates using an agent-based model with internal decision making for movements. Ecological Modelling 278:74–84.</w:t>
      </w:r>
    </w:p>
    <w:p w14:paraId="38C0AAA5" w14:textId="77777777" w:rsidR="004B3528" w:rsidRPr="004B3528" w:rsidRDefault="004B3528" w:rsidP="004B3528">
      <w:pPr>
        <w:pStyle w:val="018ReferenceHanging"/>
      </w:pPr>
      <w:r w:rsidRPr="004B3528">
        <w:t>Bolnick, D. I., P. Amarasekare, M. S. Araújo, R. Bürger, J. M. Levine, M. Novak, V. H. W. Rudolf, S. J. Schreiber, M. C. Urban, and D. A. Vasseur. 2011. Why intraspecific trait variation matters in community ecology. Trends in Ecology &amp; Evolution 26:183–192.</w:t>
      </w:r>
    </w:p>
    <w:p w14:paraId="525F5807" w14:textId="77777777" w:rsidR="004B3528" w:rsidRPr="004B3528" w:rsidRDefault="004B3528" w:rsidP="004B3528">
      <w:pPr>
        <w:pStyle w:val="018ReferenceHanging"/>
      </w:pPr>
      <w:r w:rsidRPr="004B3528">
        <w:t>Bolnick, D. I., R. Svanbäck, J. A. Fordyce, L. H. Yang, J. M. Davis, C. D. Hulsey, and M. L. Forister. 2003. The Ecology of Individuals: Incidence and Implications of Individual Specialization. The American Naturalist 161:1–28.</w:t>
      </w:r>
    </w:p>
    <w:p w14:paraId="2EC0E773" w14:textId="77777777" w:rsidR="004B3528" w:rsidRPr="004B3528" w:rsidRDefault="004B3528" w:rsidP="004B3528">
      <w:pPr>
        <w:pStyle w:val="018ReferenceHanging"/>
      </w:pPr>
      <w:r w:rsidRPr="004B3528">
        <w:t>Börger, L., and J. Fryxell. 2012. Quantifying individual differences in dispersal using net squared displacement. Page Dispersal Ecology and Evolution. Oxford University Press, Oxford.</w:t>
      </w:r>
    </w:p>
    <w:p w14:paraId="397BF7A0" w14:textId="77777777" w:rsidR="004B3528" w:rsidRPr="004B3528" w:rsidRDefault="004B3528" w:rsidP="004B3528">
      <w:pPr>
        <w:pStyle w:val="018ReferenceHanging"/>
      </w:pPr>
      <w:r w:rsidRPr="004B3528">
        <w:t>Cain, M. L., B. G. Milligan, and A. E. Strand. 2000. Long-distance seed dispersal in plant populations. American Journal of Botany 87:1217–1227.</w:t>
      </w:r>
    </w:p>
    <w:p w14:paraId="63D78E96" w14:textId="77777777" w:rsidR="004B3528" w:rsidRPr="004B3528" w:rsidRDefault="004B3528" w:rsidP="004B3528">
      <w:pPr>
        <w:pStyle w:val="018ReferenceHanging"/>
      </w:pPr>
      <w:r w:rsidRPr="004B3528">
        <w:t>Carlo, T. A., and J. M. Morales. 2008. Inequalities in fruit-removal and seed dispersal: consequences of bird behaviour, neighbourhood density and landscape aggregation. Journal of Ecology 96:609–618.</w:t>
      </w:r>
    </w:p>
    <w:p w14:paraId="5F860C0C" w14:textId="77777777" w:rsidR="004B3528" w:rsidRPr="004B3528" w:rsidRDefault="004B3528" w:rsidP="004B3528">
      <w:pPr>
        <w:pStyle w:val="018ReferenceHanging"/>
      </w:pPr>
      <w:r w:rsidRPr="004B3528">
        <w:t>Coles, S. 2013. An Introduction to Statistical Modeling of Extreme Values. Springer Science &amp; Business Media.</w:t>
      </w:r>
    </w:p>
    <w:p w14:paraId="3489165B" w14:textId="77777777" w:rsidR="004B3528" w:rsidRPr="004B3528" w:rsidRDefault="004B3528" w:rsidP="004B3528">
      <w:pPr>
        <w:pStyle w:val="018ReferenceHanging"/>
      </w:pPr>
      <w:r w:rsidRPr="004B3528">
        <w:t>Côrtes, M. C., and M. Uriarte. 2013. Integrating frugivory and animal movement: a review of the evidence and implications for scaling seed dispersal. Biological Reviews 88:255–272.</w:t>
      </w:r>
    </w:p>
    <w:p w14:paraId="0A2B6D6A" w14:textId="77777777" w:rsidR="004B3528" w:rsidRPr="004B3528" w:rsidRDefault="004B3528" w:rsidP="004B3528">
      <w:pPr>
        <w:pStyle w:val="018ReferenceHanging"/>
      </w:pPr>
      <w:r w:rsidRPr="004B3528">
        <w:t>Damschen, E. I., L. A. Brudvig, N. M. Haddad, D. J. Levey, J. L. Orrock, and J. J. Tewksbury. 2008. The movement ecology and dynamics of plant communities in fragmented landscapes. Proceedings of the National Academy of Sciences 105:19078–19083.</w:t>
      </w:r>
    </w:p>
    <w:p w14:paraId="3F113281" w14:textId="77777777" w:rsidR="004B3528" w:rsidRPr="004B3528" w:rsidRDefault="004B3528" w:rsidP="004B3528">
      <w:pPr>
        <w:pStyle w:val="018ReferenceHanging"/>
      </w:pPr>
      <w:r w:rsidRPr="004B3528">
        <w:t>Delignette-Muller, M. L., and C. Dutang. 2015. fitdistrplus: An R Package for Fitting Distributions. Journal of Statistical Software 64:1–34.</w:t>
      </w:r>
    </w:p>
    <w:p w14:paraId="11CB6525" w14:textId="77777777" w:rsidR="004B3528" w:rsidRPr="004B3528" w:rsidRDefault="004B3528" w:rsidP="004B3528">
      <w:pPr>
        <w:pStyle w:val="018ReferenceHanging"/>
      </w:pPr>
      <w:r w:rsidRPr="004B3528">
        <w:t>Denny, M. 2017. The fallacy of the average: on the ubiquity, utility and continuing novelty of Jensen’s inequality. Journal of Experimental Biology 220:139–146.</w:t>
      </w:r>
    </w:p>
    <w:p w14:paraId="42F3ED98" w14:textId="77777777" w:rsidR="004B3528" w:rsidRPr="004B3528" w:rsidRDefault="004B3528" w:rsidP="004B3528">
      <w:pPr>
        <w:pStyle w:val="018ReferenceHanging"/>
      </w:pPr>
      <w:r w:rsidRPr="004B3528">
        <w:lastRenderedPageBreak/>
        <w:t>Ferguson, J. M., and J. M. Ponciano. 2015. Evidence and implications of higher-order scaling in the environmental variation of animal population growth. Proceedings of the National Academy of Sciences 112:2782–2787.</w:t>
      </w:r>
    </w:p>
    <w:p w14:paraId="22EEC00E" w14:textId="77777777" w:rsidR="004B3528" w:rsidRPr="004B3528" w:rsidRDefault="004B3528" w:rsidP="004B3528">
      <w:pPr>
        <w:pStyle w:val="018ReferenceHanging"/>
      </w:pPr>
      <w:r w:rsidRPr="004B3528">
        <w:t>Gaines, S. D., and M. W. Denny. 1993. The Largest, Smallest, Highest, Lowest, Longest, and Shortest: Extremes in Ecology. Ecology 74:1677–1692.</w:t>
      </w:r>
    </w:p>
    <w:p w14:paraId="3C4A98C7" w14:textId="77777777" w:rsidR="004B3528" w:rsidRPr="004B3528" w:rsidRDefault="004B3528" w:rsidP="004B3528">
      <w:pPr>
        <w:pStyle w:val="018ReferenceHanging"/>
      </w:pPr>
      <w:r w:rsidRPr="004B3528">
        <w:t>García, C., and L. Borda-de-Água. 2017. Extended dispersal kernels in a changing world: insights from statistics of extremes. Journal of Ecology 105:63–74.</w:t>
      </w:r>
    </w:p>
    <w:p w14:paraId="14D3CCE8" w14:textId="77777777" w:rsidR="004B3528" w:rsidRPr="004B3528" w:rsidRDefault="004B3528" w:rsidP="004B3528">
      <w:pPr>
        <w:pStyle w:val="018ReferenceHanging"/>
      </w:pPr>
      <w:r w:rsidRPr="004B3528">
        <w:t>Gilleland, E., and R. W. Katz. 2016. extRemes 2.0: An Extreme Value Analysis Package in R. Journal of Statistical Software 72:1–39.</w:t>
      </w:r>
    </w:p>
    <w:p w14:paraId="1C68A61E" w14:textId="77777777" w:rsidR="004B3528" w:rsidRPr="004B3528" w:rsidRDefault="004B3528" w:rsidP="004B3528">
      <w:pPr>
        <w:pStyle w:val="018ReferenceHanging"/>
      </w:pPr>
      <w:r w:rsidRPr="008C2BC8">
        <w:rPr>
          <w:lang w:val="es-CL"/>
        </w:rPr>
        <w:t xml:space="preserve">González-Varo, J. P., and A. Traveset. </w:t>
      </w:r>
      <w:r w:rsidRPr="004B3528">
        <w:t>2016. The Labile Limits of Forbidden Interactions. Trends in Ecology &amp; Evolution 31:700–710.</w:t>
      </w:r>
    </w:p>
    <w:p w14:paraId="75B98B76" w14:textId="77777777" w:rsidR="004B3528" w:rsidRPr="004B3528" w:rsidRDefault="004B3528" w:rsidP="004B3528">
      <w:pPr>
        <w:pStyle w:val="018ReferenceHanging"/>
      </w:pPr>
      <w:r w:rsidRPr="004B3528">
        <w:t>Holbrook, K. M. 2011. Home Range and Movement Patterns of Toucans: Implications for Seed Dispersal. Biotropica 43:357–364.</w:t>
      </w:r>
    </w:p>
    <w:p w14:paraId="6A282168" w14:textId="77777777" w:rsidR="004B3528" w:rsidRPr="004B3528" w:rsidRDefault="004B3528" w:rsidP="004B3528">
      <w:pPr>
        <w:pStyle w:val="018ReferenceHanging"/>
      </w:pPr>
      <w:r w:rsidRPr="004B3528">
        <w:t>Holbrook, K. M., and B. A. Loiselle. 2007. Using toucan-generated dispersal models to estimate seed dispersal in Amazonian Ecuador. Pages 300–321 Seed Dispersal: Theory and its Application in a Changing World. CAB International, Wallingford.</w:t>
      </w:r>
    </w:p>
    <w:p w14:paraId="20967038" w14:textId="77777777" w:rsidR="004B3528" w:rsidRPr="004B3528" w:rsidRDefault="004B3528" w:rsidP="004B3528">
      <w:pPr>
        <w:pStyle w:val="018ReferenceHanging"/>
      </w:pPr>
      <w:r w:rsidRPr="004B3528">
        <w:t>Holbrook, K. M., and B. A. Loiselle. 2009. Dispersal in a Neotropical tree, Virola flexuosa (Myristicaceae): Does hunting of large vertebrates limit seed removal? Ecology 90:1449–1455.</w:t>
      </w:r>
    </w:p>
    <w:p w14:paraId="465BDB3A" w14:textId="77777777" w:rsidR="004B3528" w:rsidRPr="004B3528" w:rsidRDefault="004B3528" w:rsidP="004B3528">
      <w:pPr>
        <w:pStyle w:val="018ReferenceHanging"/>
      </w:pPr>
      <w:r w:rsidRPr="004B3528">
        <w:t>Holbrook, K. M., and T. B. Smith. 2000. Seed dispersal and movement patterns in two species of Ceratogymna hornbills in a West African tropical lowland forest. Oecologia 125:249–257.</w:t>
      </w:r>
    </w:p>
    <w:p w14:paraId="4CF61377" w14:textId="77777777" w:rsidR="004B3528" w:rsidRPr="004B3528" w:rsidRDefault="004B3528" w:rsidP="004B3528">
      <w:pPr>
        <w:pStyle w:val="018ReferenceHanging"/>
      </w:pPr>
      <w:r w:rsidRPr="004B3528">
        <w:t>Holyoak, M., and W. C. Wetzel. 2020. Variance-Explicit Ecology: A Call for Holistic Study of the Consequences of Variability at Multiple Scales. Pages 25–42 Unsolved Problems in Ecology. Princeton University Press.</w:t>
      </w:r>
    </w:p>
    <w:p w14:paraId="17559C71" w14:textId="77777777" w:rsidR="004B3528" w:rsidRPr="004B3528" w:rsidRDefault="004B3528" w:rsidP="004B3528">
      <w:pPr>
        <w:pStyle w:val="018ReferenceHanging"/>
      </w:pPr>
      <w:r w:rsidRPr="004B3528">
        <w:t>Howe, H. F., and J. Smallwood. 1982. Ecology of Seed Dispersal. Annual Review of Ecology and Systematics 13:201–228.</w:t>
      </w:r>
    </w:p>
    <w:p w14:paraId="4A5F5738" w14:textId="77777777" w:rsidR="004B3528" w:rsidRPr="004B3528" w:rsidRDefault="004B3528" w:rsidP="004B3528">
      <w:pPr>
        <w:pStyle w:val="018ReferenceHanging"/>
      </w:pPr>
      <w:r w:rsidRPr="004B3528">
        <w:t>Jones, L. R., S. M. Duke</w:t>
      </w:r>
      <w:r w:rsidRPr="004B3528">
        <w:rPr>
          <w:rFonts w:ascii="Cambria Math" w:hAnsi="Cambria Math" w:cs="Cambria Math"/>
        </w:rPr>
        <w:t>‐</w:t>
      </w:r>
      <w:r w:rsidRPr="004B3528">
        <w:t>Sylvester, P. L. Leberg, and D. M. Johnson. 2017. Closing the gaps for animal seed dispersal: Separating the effects of habitat loss on dispersal distances and seed aggregation. Ecology and Evolution 7:5410–5425.</w:t>
      </w:r>
    </w:p>
    <w:p w14:paraId="46A1D3B7" w14:textId="77777777" w:rsidR="004B3528" w:rsidRPr="004B3528" w:rsidRDefault="004B3528" w:rsidP="004B3528">
      <w:pPr>
        <w:pStyle w:val="018ReferenceHanging"/>
      </w:pPr>
      <w:r w:rsidRPr="004B3528">
        <w:t>Jordano, P. 2017. What is long-distance dispersal? And a taxonomy of dispersal events. Journal of Ecology 105:75–84.</w:t>
      </w:r>
    </w:p>
    <w:p w14:paraId="4943DB30" w14:textId="77777777" w:rsidR="004B3528" w:rsidRPr="004B3528" w:rsidRDefault="004B3528" w:rsidP="004B3528">
      <w:pPr>
        <w:pStyle w:val="018ReferenceHanging"/>
      </w:pPr>
      <w:r w:rsidRPr="004B3528">
        <w:t>Jordano, P., C. García, J. A. Godoy, and J. L. García-Castaño. 2007. Differential contribution of frugivores to complex seed dispersal patterns. Proceedings of the National Academy of Sciences 104:3278–3282.</w:t>
      </w:r>
    </w:p>
    <w:p w14:paraId="4B3C93C2" w14:textId="77777777" w:rsidR="004B3528" w:rsidRPr="004B3528" w:rsidRDefault="004B3528" w:rsidP="004B3528">
      <w:pPr>
        <w:pStyle w:val="018ReferenceHanging"/>
      </w:pPr>
      <w:r w:rsidRPr="004B3528">
        <w:lastRenderedPageBreak/>
        <w:t>Karubian, J., and R. Durães. 2009. Effects of seed disperser social behavior on patterns of seed movement and deposition. Oecologia Brasiliensis 13:45–57.</w:t>
      </w:r>
    </w:p>
    <w:p w14:paraId="6DFD52B7" w14:textId="77777777" w:rsidR="004B3528" w:rsidRPr="004B3528" w:rsidRDefault="004B3528" w:rsidP="004B3528">
      <w:pPr>
        <w:pStyle w:val="018ReferenceHanging"/>
      </w:pPr>
      <w:r w:rsidRPr="004B3528">
        <w:t>Kremer, A., O. Ronce, J. J. Robledo-Arnuncio, F. Guillaume, G. Bohrer, R. Nathan, J. R. Bridle, R. Gomulkiewicz, E. K. Klein, K. Ritland, A. Kuparinen, S. Gerber, and S. Schueler. 2012. Long-distance gene flow and adaptation of forest trees to rapid climate change. Ecology Letters 15:378–392.</w:t>
      </w:r>
    </w:p>
    <w:p w14:paraId="2A5B1D22" w14:textId="77777777" w:rsidR="004B3528" w:rsidRPr="004B3528" w:rsidRDefault="004B3528" w:rsidP="004B3528">
      <w:pPr>
        <w:pStyle w:val="018ReferenceHanging"/>
      </w:pPr>
      <w:r w:rsidRPr="004B3528">
        <w:t>Langrock, R., R. King, J. Matthiopoulos, L. Thomas, D. Fortin, and J. M. Morales. 2012. Flexible and practical modeling of animal telemetry data: hidden Markov models and extensions. Ecology 93:2336–2342.</w:t>
      </w:r>
    </w:p>
    <w:p w14:paraId="04797580" w14:textId="77777777" w:rsidR="004B3528" w:rsidRPr="004B3528" w:rsidRDefault="004B3528" w:rsidP="004B3528">
      <w:pPr>
        <w:pStyle w:val="018ReferenceHanging"/>
      </w:pPr>
      <w:r w:rsidRPr="004B3528">
        <w:t>Lenz, J., W. Fiedler, T. Caprano, W. Friedrichs, B. H. Gaese, M. Wikelski, and K. Böhning-Gaese. 2011. Seed-dispersal distributions by trumpeter hornbills in fragmented landscapes. Proceedings of the Royal Society B: Biological Sciences 278:2257–2264.</w:t>
      </w:r>
    </w:p>
    <w:p w14:paraId="429D624D" w14:textId="77777777" w:rsidR="004B3528" w:rsidRPr="004B3528" w:rsidRDefault="004B3528" w:rsidP="004B3528">
      <w:pPr>
        <w:pStyle w:val="018ReferenceHanging"/>
      </w:pPr>
      <w:r w:rsidRPr="004B3528">
        <w:t>Levey, D. J., B. M. Bolker, J. J. Tewksbury, S. Sargent, and N. M. Haddad. 2005. Effects of Landscape Corridors on Seed Dispersal by Birds. Science 309:146–148.</w:t>
      </w:r>
    </w:p>
    <w:p w14:paraId="2AD103A8" w14:textId="77777777" w:rsidR="004B3528" w:rsidRPr="004B3528" w:rsidRDefault="004B3528" w:rsidP="004B3528">
      <w:pPr>
        <w:pStyle w:val="018ReferenceHanging"/>
      </w:pPr>
      <w:r w:rsidRPr="004B3528">
        <w:t>Levey, D. J., J. J. Tewksbury, and B. M. Bolker. 2008a. Modelling long-distance seed dispersal in heterogeneous landscapes. Journal of Ecology 96:599–608.</w:t>
      </w:r>
    </w:p>
    <w:p w14:paraId="2F861C26" w14:textId="77777777" w:rsidR="004B3528" w:rsidRPr="004B3528" w:rsidRDefault="004B3528" w:rsidP="004B3528">
      <w:pPr>
        <w:pStyle w:val="018ReferenceHanging"/>
      </w:pPr>
      <w:r w:rsidRPr="004B3528">
        <w:t>Levey, D. J., J. J. Tewksbury, and B. M. Bolker. 2008b. Modelling long-distance seed dispersal in heterogeneous landscapes. Journal of Ecology 96:599–608.</w:t>
      </w:r>
    </w:p>
    <w:p w14:paraId="46F2A8A8" w14:textId="77777777" w:rsidR="004B3528" w:rsidRPr="004B3528" w:rsidRDefault="004B3528" w:rsidP="004B3528">
      <w:pPr>
        <w:pStyle w:val="018ReferenceHanging"/>
      </w:pPr>
      <w:r w:rsidRPr="004B3528">
        <w:t>Levi, T., M. Barfield, S. Barrantes, C. Sullivan, R. D. Holt, and J. Terborgh. 2019. Tropical forests can maintain hyperdiversity because of enemies. Proceedings of the National Academy of Sciences 116:581–586.</w:t>
      </w:r>
    </w:p>
    <w:p w14:paraId="663D207A" w14:textId="77777777" w:rsidR="004B3528" w:rsidRPr="004B3528" w:rsidRDefault="004B3528" w:rsidP="004B3528">
      <w:pPr>
        <w:pStyle w:val="018ReferenceHanging"/>
      </w:pPr>
      <w:r w:rsidRPr="004B3528">
        <w:t>Lewis, S. C., and A. D. King. 2017. Evolution of mean, variance and extremes in 21st century temperatures. Weather and Climate Extremes 15:1–10.</w:t>
      </w:r>
    </w:p>
    <w:p w14:paraId="5213D44B" w14:textId="77777777" w:rsidR="004B3528" w:rsidRPr="004B3528" w:rsidRDefault="004B3528" w:rsidP="004B3528">
      <w:pPr>
        <w:pStyle w:val="018ReferenceHanging"/>
      </w:pPr>
      <w:r w:rsidRPr="004B3528">
        <w:t>Morales, J. M., and T. A. Carlo. 2006. The Effects of Plant Distribution and Frugivore Density on the Scale and Shape of Dispersal Kernels. Ecology 87:1489–1496.</w:t>
      </w:r>
    </w:p>
    <w:p w14:paraId="5DC41145" w14:textId="77777777" w:rsidR="004B3528" w:rsidRPr="004B3528" w:rsidRDefault="004B3528" w:rsidP="004B3528">
      <w:pPr>
        <w:pStyle w:val="018ReferenceHanging"/>
      </w:pPr>
      <w:r w:rsidRPr="004B3528">
        <w:t>Nagler, T., and T. Vatter. 2020. kde1d: Univariate Kernel Density Estimation.</w:t>
      </w:r>
    </w:p>
    <w:p w14:paraId="45D75D9B" w14:textId="77777777" w:rsidR="004B3528" w:rsidRPr="004B3528" w:rsidRDefault="004B3528" w:rsidP="004B3528">
      <w:pPr>
        <w:pStyle w:val="018ReferenceHanging"/>
      </w:pPr>
      <w:r w:rsidRPr="004B3528">
        <w:t>Nathan, R. 2007. Total dispersal kernels and the evaluation of diversity and similarity in complex dispersal systems. Seed dispersal: theory and its application in a changing world:252–276.</w:t>
      </w:r>
    </w:p>
    <w:p w14:paraId="722EDF78" w14:textId="77777777" w:rsidR="004B3528" w:rsidRPr="004B3528" w:rsidRDefault="004B3528" w:rsidP="004B3528">
      <w:pPr>
        <w:pStyle w:val="018ReferenceHanging"/>
      </w:pPr>
      <w:r w:rsidRPr="004B3528">
        <w:t>Nathan, R., and H. C. Muller-Landau. 2000. Spatial patterns of seed dispersal, their determinants and consequences for recruitment. Trends in Ecology &amp; Evolution 15:278–285.</w:t>
      </w:r>
    </w:p>
    <w:p w14:paraId="0B3FE879" w14:textId="77777777" w:rsidR="004B3528" w:rsidRPr="004B3528" w:rsidRDefault="004B3528" w:rsidP="004B3528">
      <w:pPr>
        <w:pStyle w:val="018ReferenceHanging"/>
      </w:pPr>
      <w:r w:rsidRPr="004B3528">
        <w:lastRenderedPageBreak/>
        <w:t>Nathan, R., F. M. Schurr, O. Spiegel, O. Steinitz, A. Trakhtenbrot, and A. Tsoar. 2008. Mechanisms of long-distance seed dispersal. Trends in Ecology &amp; Evolution 23:638–647.</w:t>
      </w:r>
    </w:p>
    <w:p w14:paraId="2DC61066" w14:textId="77777777" w:rsidR="004B3528" w:rsidRPr="004B3528" w:rsidRDefault="004B3528" w:rsidP="004B3528">
      <w:pPr>
        <w:pStyle w:val="018ReferenceHanging"/>
      </w:pPr>
      <w:r w:rsidRPr="004B3528">
        <w:t>Nield, A. P., N. J. Enright, P. G. Ladd, and G. L. W. Perry. 2019. Detecting plant spatial pattern change after disperser loss: A simulation and a case study. Population Ecology 61:333–348.</w:t>
      </w:r>
    </w:p>
    <w:p w14:paraId="226FD380" w14:textId="77777777" w:rsidR="004B3528" w:rsidRPr="004B3528" w:rsidRDefault="004B3528" w:rsidP="004B3528">
      <w:pPr>
        <w:pStyle w:val="018ReferenceHanging"/>
      </w:pPr>
      <w:r w:rsidRPr="004B3528">
        <w:t>Nield, A. P., R. Nathan, N. J. Enright, P. G. Ladd, and G. L. W. Perry. 2020. The spatial complexity of seed movement: Animal-generated seed dispersal patterns in fragmented landscapes revealed by animal movement models. Journal of Ecology 108:687–701.</w:t>
      </w:r>
    </w:p>
    <w:p w14:paraId="3711A30D" w14:textId="77777777" w:rsidR="004B3528" w:rsidRPr="004B3528" w:rsidRDefault="004B3528" w:rsidP="004B3528">
      <w:pPr>
        <w:pStyle w:val="018ReferenceHanging"/>
      </w:pPr>
      <w:r w:rsidRPr="004B3528">
        <w:t>Orr, H. A. 2005. The genetic theory of adaptation: a brief history. Nature Reviews Genetics 6:119–127.</w:t>
      </w:r>
    </w:p>
    <w:p w14:paraId="3AA9037D" w14:textId="77777777" w:rsidR="004B3528" w:rsidRPr="004B3528" w:rsidRDefault="004B3528" w:rsidP="004B3528">
      <w:pPr>
        <w:pStyle w:val="018ReferenceHanging"/>
      </w:pPr>
      <w:r w:rsidRPr="004B3528">
        <w:t>Ouborg, N. J., Y. Piquot, and J. M. Van Groenendael. 1999. Population genetics, molecular markers and the study of dispersal in plants. Journal of Ecology 87:551–568.</w:t>
      </w:r>
    </w:p>
    <w:p w14:paraId="00F79D1E" w14:textId="77777777" w:rsidR="004B3528" w:rsidRPr="004B3528" w:rsidRDefault="004B3528" w:rsidP="004B3528">
      <w:pPr>
        <w:pStyle w:val="018ReferenceHanging"/>
      </w:pPr>
      <w:r w:rsidRPr="004B3528">
        <w:t>Pegman, A. P. M., G. L. W. Perry, and M. N. Clout. 2017. Exploring the interaction of avian frugivory and plant spatial heterogeneity and its effect on seed dispersal kernels using a simulation model. Ecography 40:1098–1109.</w:t>
      </w:r>
    </w:p>
    <w:p w14:paraId="36533F0C" w14:textId="77777777" w:rsidR="004B3528" w:rsidRPr="004B3528" w:rsidRDefault="004B3528" w:rsidP="004B3528">
      <w:pPr>
        <w:pStyle w:val="018ReferenceHanging"/>
      </w:pPr>
      <w:r w:rsidRPr="004B3528">
        <w:t>Pielou, E. C. 1969. An Introduction to Mathematical Ecology. Wiley-Interscience.</w:t>
      </w:r>
    </w:p>
    <w:p w14:paraId="32A67D36" w14:textId="77777777" w:rsidR="004B3528" w:rsidRPr="004B3528" w:rsidRDefault="004B3528" w:rsidP="004B3528">
      <w:pPr>
        <w:pStyle w:val="018ReferenceHanging"/>
      </w:pPr>
      <w:r w:rsidRPr="004B3528">
        <w:t>Poisot, T., D. B. Stouffer, and D. Gravel. 2015. Beyond species: why ecological interaction networks vary through space and time. Oikos 124:243–251.</w:t>
      </w:r>
    </w:p>
    <w:p w14:paraId="381E5B5B" w14:textId="77777777" w:rsidR="004B3528" w:rsidRPr="004B3528" w:rsidRDefault="004B3528" w:rsidP="004B3528">
      <w:pPr>
        <w:pStyle w:val="018ReferenceHanging"/>
      </w:pPr>
      <w:r w:rsidRPr="004B3528">
        <w:t>Rehm E., Fricke E., Bender J., Savidge J., and Rogers H. 2019. Animal movement drives variation in seed dispersal distance in a plant–animal network. Proceedings of the Royal Society B: Biological Sciences 286:20182007.</w:t>
      </w:r>
    </w:p>
    <w:p w14:paraId="7FA38A9F" w14:textId="77777777" w:rsidR="004B3528" w:rsidRPr="004B3528" w:rsidRDefault="004B3528" w:rsidP="004B3528">
      <w:pPr>
        <w:pStyle w:val="018ReferenceHanging"/>
      </w:pPr>
      <w:r w:rsidRPr="004B3528">
        <w:t>Rehm, E. M., J. Chojnacki, H. S. Rogers, and J. A. Savidge. 2018. Differences among avian frugivores in seed dispersal to degraded habitats. Restoration Ecology 26:760–766.</w:t>
      </w:r>
    </w:p>
    <w:p w14:paraId="4009EA6D" w14:textId="77777777" w:rsidR="004B3528" w:rsidRPr="004B3528" w:rsidRDefault="004B3528" w:rsidP="004B3528">
      <w:pPr>
        <w:pStyle w:val="018ReferenceHanging"/>
      </w:pPr>
      <w:r w:rsidRPr="004B3528">
        <w:t>Russo, S. E., and C. K. Augspurger. 2004. Aggregated seed dispersal by spider monkeys limits recruitment to clumped patterns in Virola calophylla. Ecology Letters 7:1058–1067.</w:t>
      </w:r>
    </w:p>
    <w:p w14:paraId="57732A64" w14:textId="77777777" w:rsidR="004B3528" w:rsidRPr="004B3528" w:rsidRDefault="004B3528" w:rsidP="004B3528">
      <w:pPr>
        <w:pStyle w:val="018ReferenceHanging"/>
      </w:pPr>
      <w:r w:rsidRPr="004B3528">
        <w:t>Russo, S. E., S. Portnoy, and C. K. Augspurger. 2006. Incorporating Animal Behavior into Seed Dispersal Models: Implications for Seed Shadows. Ecology 87:3160–3174.</w:t>
      </w:r>
    </w:p>
    <w:p w14:paraId="782E3383" w14:textId="77777777" w:rsidR="004B3528" w:rsidRPr="004B3528" w:rsidRDefault="004B3528" w:rsidP="004B3528">
      <w:pPr>
        <w:pStyle w:val="018ReferenceHanging"/>
      </w:pPr>
      <w:r w:rsidRPr="004B3528">
        <w:t>Sasal, Y., and J. M. Morales. 2013. Linking frugivore behavior to plant population dynamics. Oikos 122:95–103.</w:t>
      </w:r>
    </w:p>
    <w:p w14:paraId="1F7B2C17" w14:textId="77777777" w:rsidR="004B3528" w:rsidRPr="004B3528" w:rsidRDefault="004B3528" w:rsidP="004B3528">
      <w:pPr>
        <w:pStyle w:val="018ReferenceHanging"/>
      </w:pPr>
      <w:r w:rsidRPr="004B3528">
        <w:lastRenderedPageBreak/>
        <w:t>Schupp, E. W., and M. Fuentes. 1995. Spatial patterns of seed dispersal and the unification of plant population ecology. Écoscience 2:267–275.</w:t>
      </w:r>
    </w:p>
    <w:p w14:paraId="53573FCD" w14:textId="77777777" w:rsidR="004B3528" w:rsidRPr="004B3528" w:rsidRDefault="004B3528" w:rsidP="004B3528">
      <w:pPr>
        <w:pStyle w:val="018ReferenceHanging"/>
      </w:pPr>
      <w:r w:rsidRPr="004B3528">
        <w:t>Schupp, E. W., P. Jordano, and J. M. Gómez. 2010. Seed dispersal effectiveness revisited: a conceptual review. New Phytologist 188:333–353.</w:t>
      </w:r>
    </w:p>
    <w:p w14:paraId="55378652" w14:textId="77777777" w:rsidR="004B3528" w:rsidRPr="004B3528" w:rsidRDefault="004B3528" w:rsidP="004B3528">
      <w:pPr>
        <w:pStyle w:val="018ReferenceHanging"/>
      </w:pPr>
      <w:r w:rsidRPr="004B3528">
        <w:t>Schupp, E. W., P. Jordano, and J. M. Gómez. 2017. A general framework for effectiveness concepts in mutualisms. Ecology Letters 20:577–590.</w:t>
      </w:r>
    </w:p>
    <w:p w14:paraId="4E28D260" w14:textId="77777777" w:rsidR="004B3528" w:rsidRPr="004B3528" w:rsidRDefault="004B3528" w:rsidP="004B3528">
      <w:pPr>
        <w:pStyle w:val="018ReferenceHanging"/>
      </w:pPr>
      <w:r w:rsidRPr="004B3528">
        <w:t>Snell, R. S., N. G. Beckman, E. Fricke, B. A. Loiselle, C. S. Carvalho, L. R. Jones, N. I. Lichti, N. Lustenhouwer, S. J. Schreiber, C. Strickland, L. L. Sullivan, B. R. Cavazos, I. Giladi, A. Hastings, K. M. Holbrook, E. Jongejans, O. Kogan, F. Montaño-Centellas, J. Rudolph, H. S. Rogers, R. Zwolak, and E. W. Schupp. 2019. Consequences of intraspecific variation in seed dispersal for plant demography, communities, evolution and global change. AoB PLANTS 11.</w:t>
      </w:r>
    </w:p>
    <w:p w14:paraId="0F1B9DDF" w14:textId="77777777" w:rsidR="004B3528" w:rsidRPr="004B3528" w:rsidRDefault="004B3528" w:rsidP="004B3528">
      <w:pPr>
        <w:pStyle w:val="018ReferenceHanging"/>
      </w:pPr>
      <w:r w:rsidRPr="004B3528">
        <w:t>Terborgh, J., and S. J. Wright. 1994. Effects of Mammalian Herbivores on Plant Recruitment in Two Neotropical Forests. Ecology 75:1829–1833.</w:t>
      </w:r>
    </w:p>
    <w:p w14:paraId="31842431" w14:textId="77777777" w:rsidR="004B3528" w:rsidRPr="004B3528" w:rsidRDefault="004B3528" w:rsidP="004B3528">
      <w:pPr>
        <w:pStyle w:val="018ReferenceHanging"/>
      </w:pPr>
      <w:r w:rsidRPr="004B3528">
        <w:t>Violle, C., B. J. Enquist, B. J. McGill, L. Jiang, C. H. Albert, C. Hulshof, V. Jung, and J. Messier. 2012. The return of the variance: intraspecific variability in community ecology. Trends in Ecology &amp; Evolution 27:244–252.</w:t>
      </w:r>
    </w:p>
    <w:p w14:paraId="356D3DC6" w14:textId="77777777" w:rsidR="004B3528" w:rsidRPr="004B3528" w:rsidRDefault="004B3528" w:rsidP="004B3528">
      <w:pPr>
        <w:pStyle w:val="018ReferenceHanging"/>
      </w:pPr>
      <w:r w:rsidRPr="004B3528">
        <w:t>Westcott, D. A., J. Bentrupperbäumer, M. G. Bradford, and A. McKeown. 2005. Incorporating patterns of disperser behaviour into models of seed dispersal and its effects on estimated dispersal curves. Oecologia 146:57–67.</w:t>
      </w:r>
    </w:p>
    <w:p w14:paraId="3AE7A3D4" w14:textId="77777777" w:rsidR="004B3528" w:rsidRPr="004B3528" w:rsidRDefault="004B3528" w:rsidP="004B3528">
      <w:pPr>
        <w:pStyle w:val="018ReferenceHanging"/>
      </w:pPr>
      <w:r w:rsidRPr="004B3528">
        <w:t>Will, H., and O. Tackenberg. 2008. A mechanistic simulation model of seed dispersal by animals. Journal of Ecology 96:1011–1022.</w:t>
      </w:r>
    </w:p>
    <w:p w14:paraId="6384E01E" w14:textId="77777777" w:rsidR="004B3528" w:rsidRPr="004B3528" w:rsidRDefault="004B3528" w:rsidP="004B3528">
      <w:pPr>
        <w:pStyle w:val="018ReferenceHanging"/>
      </w:pPr>
      <w:r w:rsidRPr="004B3528">
        <w:t>Zwolak, R. 2018. How intraspecific variation in seed-dispersing animals matters for plants. Biological Reviews 93:897–913.</w:t>
      </w:r>
    </w:p>
    <w:p w14:paraId="7B96D282" w14:textId="77777777" w:rsidR="004B3528" w:rsidRPr="004B3528" w:rsidRDefault="004B3528" w:rsidP="004B3528">
      <w:pPr>
        <w:pStyle w:val="018ReferenceHanging"/>
      </w:pPr>
      <w:r w:rsidRPr="004B3528">
        <w:t>Zwolak, R., and A. Sih. 2020. Animal personalities and seed dispersal: A conceptual review. Functional Ecology 34:1294–1310.</w:t>
      </w:r>
    </w:p>
    <w:p w14:paraId="7260C133" w14:textId="0ECB04CA" w:rsidR="000037A5" w:rsidRDefault="004B3528" w:rsidP="004B3528">
      <w:pPr>
        <w:pStyle w:val="018ReferenceHanging"/>
      </w:pPr>
      <w:r>
        <w:fldChar w:fldCharType="end"/>
      </w:r>
    </w:p>
    <w:sectPr w:rsidR="000037A5" w:rsidSect="00E40E8D">
      <w:headerReference w:type="default" r:id="rId18"/>
      <w:footerReference w:type="default" r:id="rId19"/>
      <w:footerReference w:type="first" r:id="rId20"/>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tte Loiselle" w:date="2022-01-02T14:04:00Z" w:initials="BL">
    <w:p w14:paraId="65B3E6DC" w14:textId="4AD0377E" w:rsidR="00295584" w:rsidRDefault="00295584">
      <w:pPr>
        <w:pStyle w:val="CommentText"/>
      </w:pPr>
      <w:r>
        <w:rPr>
          <w:rStyle w:val="CommentReference"/>
        </w:rPr>
        <w:annotationRef/>
      </w:r>
      <w:r>
        <w:t>General comments – this is really extremely well written, clear, and exciting!!!  You have done an amazing job with this paper and data.  Congratulations!!!</w:t>
      </w:r>
    </w:p>
  </w:comment>
  <w:comment w:id="1" w:author="Bette Loiselle" w:date="2022-01-02T12:52:00Z" w:initials="BL">
    <w:p w14:paraId="69520A0B" w14:textId="79791334" w:rsidR="00BA57C8" w:rsidRDefault="00BA57C8">
      <w:pPr>
        <w:pStyle w:val="CommentText"/>
      </w:pPr>
      <w:r>
        <w:rPr>
          <w:rStyle w:val="CommentReference"/>
        </w:rPr>
        <w:annotationRef/>
      </w:r>
      <w:r>
        <w:t>I don’t think mechanisms is the word you want here; not sure processes are either, maybe more simply “</w:t>
      </w:r>
      <w:r w:rsidRPr="00BA57C8">
        <w:rPr>
          <w:b/>
          <w:bCs/>
        </w:rPr>
        <w:t>pattern</w:t>
      </w:r>
      <w:r>
        <w:t>s”; more the outcomes (i.e., patterns) of dispersal processes that result from moelling approaches (?)</w:t>
      </w:r>
    </w:p>
  </w:comment>
  <w:comment w:id="16" w:author="Flavia Montano" w:date="2022-03-02T14:18:00Z" w:initials="FM">
    <w:p w14:paraId="552CA30F" w14:textId="77777777" w:rsidR="00063CE3" w:rsidRDefault="00063CE3" w:rsidP="00E664CF">
      <w:pPr>
        <w:pStyle w:val="CommentText"/>
      </w:pPr>
      <w:r>
        <w:rPr>
          <w:rStyle w:val="CommentReference"/>
        </w:rPr>
        <w:annotationRef/>
      </w:r>
      <w:r>
        <w:t>If you need to cut the word count for the paper, I would move this to the first paragraph of the discussion. It reads really well, but is not common to present any finding in the introduction.</w:t>
      </w:r>
    </w:p>
  </w:comment>
  <w:comment w:id="17" w:author="Flavia Montano" w:date="2022-03-02T14:23:00Z" w:initials="FM">
    <w:p w14:paraId="0F7F455F" w14:textId="77777777" w:rsidR="00890C9F" w:rsidRDefault="00890C9F" w:rsidP="00B64390">
      <w:pPr>
        <w:pStyle w:val="CommentText"/>
      </w:pPr>
      <w:r>
        <w:rPr>
          <w:rStyle w:val="CommentReference"/>
        </w:rPr>
        <w:annotationRef/>
      </w:r>
      <w:r>
        <w:t>Instead I would maybe change the previous line and add a wrapping line. Something like : By considering different rates of variation in aracari movement, we assessed how considering individual variation increases accuracy in modeling seed dispersal kernels and propose a simple modeling approach for future seed dispersal studies to use. [[or something like that but shorter?]</w:t>
      </w:r>
    </w:p>
  </w:comment>
  <w:comment w:id="34" w:author="Flavia Montano" w:date="2022-03-02T14:26:00Z" w:initials="FM">
    <w:p w14:paraId="656F5D2D" w14:textId="77777777" w:rsidR="0074056D" w:rsidRDefault="0074056D" w:rsidP="006832C5">
      <w:pPr>
        <w:pStyle w:val="CommentText"/>
      </w:pPr>
      <w:r>
        <w:rPr>
          <w:rStyle w:val="CommentReference"/>
        </w:rPr>
        <w:annotationRef/>
      </w:r>
      <w:r>
        <w:t>Just realized maybe this was lost when saving this chapter in a different format? The italics I mean.</w:t>
      </w:r>
    </w:p>
  </w:comment>
  <w:comment w:id="40" w:author="Flavia Montano" w:date="2022-03-02T14:27:00Z" w:initials="FM">
    <w:p w14:paraId="518170F8" w14:textId="77777777" w:rsidR="0074056D" w:rsidRDefault="0074056D" w:rsidP="00861192">
      <w:pPr>
        <w:pStyle w:val="CommentText"/>
      </w:pPr>
      <w:r>
        <w:rPr>
          <w:rStyle w:val="CommentReference"/>
        </w:rPr>
        <w:annotationRef/>
      </w:r>
      <w:r>
        <w:t>Already stated in the intro, maybe remove from here?</w:t>
      </w:r>
    </w:p>
  </w:comment>
  <w:comment w:id="41" w:author="Flavia Montano" w:date="2022-03-02T14:29:00Z" w:initials="FM">
    <w:p w14:paraId="04D342E1" w14:textId="77777777" w:rsidR="00595EA6" w:rsidRDefault="00595EA6" w:rsidP="000C6B27">
      <w:pPr>
        <w:pStyle w:val="CommentText"/>
      </w:pPr>
      <w:r>
        <w:rPr>
          <w:rStyle w:val="CommentReference"/>
        </w:rPr>
        <w:annotationRef/>
      </w:r>
      <w:r>
        <w:t>Maybe monospecific flocks is a more ecological term</w:t>
      </w:r>
    </w:p>
  </w:comment>
  <w:comment w:id="42" w:author="Flavia Montano" w:date="2022-03-02T14:30:00Z" w:initials="FM">
    <w:p w14:paraId="7A28A69B" w14:textId="77777777" w:rsidR="00595EA6" w:rsidRDefault="00595EA6" w:rsidP="00275531">
      <w:pPr>
        <w:pStyle w:val="CommentText"/>
      </w:pPr>
      <w:r>
        <w:rPr>
          <w:rStyle w:val="CommentReference"/>
        </w:rPr>
        <w:annotationRef/>
      </w:r>
      <w:r>
        <w:t>Also this might need a citation</w:t>
      </w:r>
    </w:p>
  </w:comment>
  <w:comment w:id="57" w:author="Flavia Montano" w:date="2022-03-02T14:57:00Z" w:initials="FM">
    <w:p w14:paraId="6B4F84E7" w14:textId="77777777" w:rsidR="002B459A" w:rsidRDefault="002B459A">
      <w:pPr>
        <w:pStyle w:val="CommentText"/>
      </w:pPr>
      <w:r>
        <w:rPr>
          <w:rStyle w:val="CommentReference"/>
        </w:rPr>
        <w:annotationRef/>
      </w:r>
      <w:r>
        <w:t>There are a few good examples in more recent literature at least highlighting the importance of it. Maybe worth citing (also for discussion)</w:t>
      </w:r>
    </w:p>
    <w:p w14:paraId="64AA7379" w14:textId="77777777" w:rsidR="002B459A" w:rsidRDefault="002B459A">
      <w:pPr>
        <w:pStyle w:val="CommentText"/>
      </w:pPr>
    </w:p>
    <w:p w14:paraId="7A1CD5F9" w14:textId="77777777" w:rsidR="002B459A" w:rsidRDefault="002B459A">
      <w:pPr>
        <w:pStyle w:val="CommentText"/>
      </w:pPr>
      <w:r>
        <w:t>P.e.</w:t>
      </w:r>
    </w:p>
    <w:p w14:paraId="3F49BCAD" w14:textId="77777777" w:rsidR="002B459A" w:rsidRDefault="002B459A">
      <w:pPr>
        <w:pStyle w:val="CommentText"/>
      </w:pPr>
      <w:r>
        <w:rPr>
          <w:color w:val="767676"/>
        </w:rPr>
        <w:t xml:space="preserve">  </w:t>
      </w:r>
      <w:hyperlink r:id="rId1" w:history="1">
        <w:r w:rsidRPr="00107A4E">
          <w:rPr>
            <w:rStyle w:val="Hyperlink"/>
            <w:rFonts w:asciiTheme="minorHAnsi" w:hAnsiTheme="minorHAnsi"/>
            <w:sz w:val="20"/>
          </w:rPr>
          <w:t>https://doi.org/10.1111/1365-2745.13287</w:t>
        </w:r>
      </w:hyperlink>
      <w:r>
        <w:t xml:space="preserve"> </w:t>
      </w:r>
    </w:p>
    <w:p w14:paraId="0AD7FF35" w14:textId="77777777" w:rsidR="002B459A" w:rsidRDefault="002B459A">
      <w:pPr>
        <w:pStyle w:val="CommentText"/>
      </w:pPr>
    </w:p>
    <w:p w14:paraId="1B665D3D" w14:textId="77777777" w:rsidR="002B459A" w:rsidRDefault="002B459A">
      <w:pPr>
        <w:pStyle w:val="CommentText"/>
      </w:pPr>
      <w:hyperlink r:id="rId2" w:history="1">
        <w:r w:rsidRPr="00107A4E">
          <w:rPr>
            <w:rStyle w:val="Hyperlink"/>
            <w:rFonts w:asciiTheme="minorHAnsi" w:hAnsiTheme="minorHAnsi"/>
            <w:sz w:val="20"/>
          </w:rPr>
          <w:t>https://doi.org/10.1098/rspb.2018.2007</w:t>
        </w:r>
      </w:hyperlink>
      <w:r>
        <w:t xml:space="preserve"> </w:t>
      </w:r>
    </w:p>
    <w:p w14:paraId="41139D7D" w14:textId="77777777" w:rsidR="002B459A" w:rsidRDefault="002B459A">
      <w:pPr>
        <w:pStyle w:val="CommentText"/>
      </w:pPr>
    </w:p>
    <w:p w14:paraId="288DA452" w14:textId="77777777" w:rsidR="002B459A" w:rsidRDefault="002B459A">
      <w:pPr>
        <w:pStyle w:val="CommentText"/>
      </w:pPr>
      <w:hyperlink r:id="rId3" w:history="1">
        <w:r w:rsidRPr="00107A4E">
          <w:rPr>
            <w:rStyle w:val="Hyperlink"/>
            <w:rFonts w:asciiTheme="minorHAnsi" w:hAnsiTheme="minorHAnsi"/>
            <w:sz w:val="20"/>
          </w:rPr>
          <w:t>https://doi.org/10.1111/1365-2435.13583</w:t>
        </w:r>
      </w:hyperlink>
      <w:r>
        <w:t xml:space="preserve"> </w:t>
      </w:r>
    </w:p>
    <w:p w14:paraId="5CE5A472" w14:textId="77777777" w:rsidR="002B459A" w:rsidRDefault="002B459A">
      <w:pPr>
        <w:pStyle w:val="CommentText"/>
      </w:pPr>
    </w:p>
    <w:p w14:paraId="70E28E44" w14:textId="77777777" w:rsidR="002B459A" w:rsidRDefault="002B459A" w:rsidP="00107A4E">
      <w:pPr>
        <w:rPr>
          <w:rFonts w:asciiTheme="minorHAnsi" w:eastAsiaTheme="minorEastAsia" w:hAnsiTheme="minorHAnsi" w:cstheme="minorBidi"/>
          <w:sz w:val="20"/>
          <w:szCs w:val="20"/>
        </w:rPr>
      </w:pPr>
      <w:r>
        <w:rPr>
          <w:color w:val="767676"/>
        </w:rPr>
        <w:t> </w:t>
      </w:r>
      <w:hyperlink r:id="rId4" w:history="1">
        <w:r w:rsidRPr="00107A4E">
          <w:rPr>
            <w:rStyle w:val="Hyperlink"/>
            <w:rFonts w:asciiTheme="minorHAnsi" w:hAnsiTheme="minorHAnsi"/>
            <w:sz w:val="20"/>
          </w:rPr>
          <w:t>https://doi.org/10.1111/oik.08328</w:t>
        </w:r>
      </w:hyperlink>
      <w:r>
        <w:t xml:space="preserve"> [this is a good one to cite in the intro, about why we need this]</w:t>
      </w:r>
    </w:p>
    <w:p w14:paraId="3E78B346" w14:textId="77777777" w:rsidR="002B459A" w:rsidRDefault="002B459A">
      <w:pPr>
        <w:pStyle w:val="CommentText"/>
      </w:pPr>
    </w:p>
    <w:p w14:paraId="378265EA" w14:textId="77777777" w:rsidR="002B459A" w:rsidRDefault="002B459A">
      <w:pPr>
        <w:pStyle w:val="CommentText"/>
      </w:pPr>
    </w:p>
    <w:p w14:paraId="208C818D" w14:textId="77777777" w:rsidR="002B459A" w:rsidRDefault="002B459A" w:rsidP="00107A4E">
      <w:pPr>
        <w:rPr>
          <w:rFonts w:asciiTheme="minorHAnsi" w:eastAsiaTheme="minorEastAsia" w:hAnsiTheme="minorHAnsi" w:cstheme="minorBidi"/>
          <w:sz w:val="20"/>
          <w:szCs w:val="20"/>
        </w:rPr>
      </w:pPr>
      <w:r>
        <w:rPr>
          <w:color w:val="767676"/>
        </w:rPr>
        <w:t> </w:t>
      </w:r>
      <w:hyperlink r:id="rId5" w:history="1">
        <w:r w:rsidRPr="00107A4E">
          <w:rPr>
            <w:rStyle w:val="Hyperlink"/>
            <w:rFonts w:asciiTheme="minorHAnsi" w:hAnsiTheme="minorHAnsi"/>
            <w:sz w:val="20"/>
          </w:rPr>
          <w:t>https://doi.org/10.1111/oik.08310</w:t>
        </w:r>
      </w:hyperlink>
      <w:r>
        <w:t xml:space="preserve"> </w:t>
      </w:r>
    </w:p>
    <w:p w14:paraId="4952B2E6" w14:textId="77777777" w:rsidR="002B459A" w:rsidRDefault="002B459A">
      <w:pPr>
        <w:pStyle w:val="CommentText"/>
      </w:pPr>
    </w:p>
    <w:p w14:paraId="04A5EFA2" w14:textId="77777777" w:rsidR="002B459A" w:rsidRDefault="002B459A">
      <w:pPr>
        <w:pStyle w:val="CommentText"/>
      </w:pPr>
    </w:p>
    <w:p w14:paraId="6CE6D7AA" w14:textId="77777777" w:rsidR="002B459A" w:rsidRDefault="002B459A" w:rsidP="00107A4E">
      <w:pPr>
        <w:pStyle w:val="CommentText"/>
      </w:pPr>
      <w:r>
        <w:t>I believe reviewers might also suggest more recent literature in the topic and other approaches that tried to include individual (or group) differences in movement to seed dispersal modeling.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3E6DC" w15:done="0"/>
  <w15:commentEx w15:paraId="69520A0B" w15:done="1"/>
  <w15:commentEx w15:paraId="552CA30F" w15:done="0"/>
  <w15:commentEx w15:paraId="0F7F455F" w15:paraIdParent="552CA30F" w15:done="0"/>
  <w15:commentEx w15:paraId="656F5D2D" w15:done="0"/>
  <w15:commentEx w15:paraId="518170F8" w15:done="0"/>
  <w15:commentEx w15:paraId="04D342E1" w15:done="0"/>
  <w15:commentEx w15:paraId="7A28A69B" w15:paraIdParent="04D342E1" w15:done="0"/>
  <w15:commentEx w15:paraId="6CE6D7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C3D86" w16cex:dateUtc="2022-01-02T20:04:00Z"/>
  <w16cex:commentExtensible w16cex:durableId="257C2C8E" w16cex:dateUtc="2022-01-02T18:52:00Z"/>
  <w16cex:commentExtensible w16cex:durableId="25C9FB22" w16cex:dateUtc="2022-03-02T20:18:00Z"/>
  <w16cex:commentExtensible w16cex:durableId="25C9FC5C" w16cex:dateUtc="2022-03-02T20:23:00Z"/>
  <w16cex:commentExtensible w16cex:durableId="25C9FD06" w16cex:dateUtc="2022-03-02T20:26:00Z"/>
  <w16cex:commentExtensible w16cex:durableId="25C9FD67" w16cex:dateUtc="2022-03-02T20:27:00Z"/>
  <w16cex:commentExtensible w16cex:durableId="25C9FDCA" w16cex:dateUtc="2022-03-02T20:29:00Z"/>
  <w16cex:commentExtensible w16cex:durableId="25C9FE09" w16cex:dateUtc="2022-03-02T20:30:00Z"/>
  <w16cex:commentExtensible w16cex:durableId="25CA0455" w16cex:dateUtc="2022-03-02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3E6DC" w16cid:durableId="257C3D86"/>
  <w16cid:commentId w16cid:paraId="69520A0B" w16cid:durableId="257C2C8E"/>
  <w16cid:commentId w16cid:paraId="552CA30F" w16cid:durableId="25C9FB22"/>
  <w16cid:commentId w16cid:paraId="0F7F455F" w16cid:durableId="25C9FC5C"/>
  <w16cid:commentId w16cid:paraId="656F5D2D" w16cid:durableId="25C9FD06"/>
  <w16cid:commentId w16cid:paraId="518170F8" w16cid:durableId="25C9FD67"/>
  <w16cid:commentId w16cid:paraId="04D342E1" w16cid:durableId="25C9FDCA"/>
  <w16cid:commentId w16cid:paraId="7A28A69B" w16cid:durableId="25C9FE09"/>
  <w16cid:commentId w16cid:paraId="6CE6D7AA" w16cid:durableId="25CA04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73552" w14:textId="77777777" w:rsidR="00FF72F6" w:rsidRDefault="00FF72F6">
      <w:r>
        <w:separator/>
      </w:r>
    </w:p>
  </w:endnote>
  <w:endnote w:type="continuationSeparator" w:id="0">
    <w:p w14:paraId="23583BD1" w14:textId="77777777" w:rsidR="00FF72F6" w:rsidRDefault="00FF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17799"/>
      <w:docPartObj>
        <w:docPartGallery w:val="Page Numbers (Bottom of Page)"/>
        <w:docPartUnique/>
      </w:docPartObj>
    </w:sdtPr>
    <w:sdtEndPr>
      <w:rPr>
        <w:noProof/>
      </w:rPr>
    </w:sdtEndPr>
    <w:sdtContent>
      <w:p w14:paraId="5EFE7970"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A050"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AA945"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9AAF5" w14:textId="77777777" w:rsidR="00FF72F6" w:rsidRDefault="00FF72F6">
      <w:r>
        <w:separator/>
      </w:r>
    </w:p>
  </w:footnote>
  <w:footnote w:type="continuationSeparator" w:id="0">
    <w:p w14:paraId="3C61916B" w14:textId="77777777" w:rsidR="00FF72F6" w:rsidRDefault="00FF72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4839"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5CF0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47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263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2CAB3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C68D4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CAF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8E0AC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E78B4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520EC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2E91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20"/>
  </w:num>
  <w:num w:numId="3">
    <w:abstractNumId w:val="24"/>
  </w:num>
  <w:num w:numId="4">
    <w:abstractNumId w:val="40"/>
  </w:num>
  <w:num w:numId="5">
    <w:abstractNumId w:val="42"/>
  </w:num>
  <w:num w:numId="6">
    <w:abstractNumId w:val="11"/>
  </w:num>
  <w:num w:numId="7">
    <w:abstractNumId w:val="26"/>
  </w:num>
  <w:num w:numId="8">
    <w:abstractNumId w:val="38"/>
  </w:num>
  <w:num w:numId="9">
    <w:abstractNumId w:val="21"/>
  </w:num>
  <w:num w:numId="10">
    <w:abstractNumId w:val="28"/>
  </w:num>
  <w:num w:numId="11">
    <w:abstractNumId w:val="32"/>
  </w:num>
  <w:num w:numId="12">
    <w:abstractNumId w:val="23"/>
  </w:num>
  <w:num w:numId="13">
    <w:abstractNumId w:val="29"/>
  </w:num>
  <w:num w:numId="14">
    <w:abstractNumId w:val="37"/>
  </w:num>
  <w:num w:numId="15">
    <w:abstractNumId w:val="25"/>
  </w:num>
  <w:num w:numId="16">
    <w:abstractNumId w:val="12"/>
  </w:num>
  <w:num w:numId="17">
    <w:abstractNumId w:val="39"/>
  </w:num>
  <w:num w:numId="18">
    <w:abstractNumId w:val="19"/>
  </w:num>
  <w:num w:numId="19">
    <w:abstractNumId w:val="14"/>
  </w:num>
  <w:num w:numId="20">
    <w:abstractNumId w:val="15"/>
  </w:num>
  <w:num w:numId="21">
    <w:abstractNumId w:val="18"/>
  </w:num>
  <w:num w:numId="22">
    <w:abstractNumId w:val="27"/>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41"/>
  </w:num>
  <w:num w:numId="26">
    <w:abstractNumId w:val="10"/>
  </w:num>
  <w:num w:numId="27">
    <w:abstractNumId w:val="31"/>
  </w:num>
  <w:num w:numId="28">
    <w:abstractNumId w:val="13"/>
  </w:num>
  <w:num w:numId="29">
    <w:abstractNumId w:val="36"/>
  </w:num>
  <w:num w:numId="30">
    <w:abstractNumId w:val="17"/>
  </w:num>
  <w:num w:numId="31">
    <w:abstractNumId w:val="22"/>
  </w:num>
  <w:num w:numId="32">
    <w:abstractNumId w:val="34"/>
  </w:num>
  <w:num w:numId="33">
    <w:abstractNumId w:val="33"/>
  </w:num>
  <w:num w:numId="34">
    <w:abstractNumId w:val="9"/>
  </w:num>
  <w:num w:numId="35">
    <w:abstractNumId w:val="7"/>
  </w:num>
  <w:num w:numId="36">
    <w:abstractNumId w:val="6"/>
  </w:num>
  <w:num w:numId="37">
    <w:abstractNumId w:val="5"/>
  </w:num>
  <w:num w:numId="38">
    <w:abstractNumId w:val="4"/>
  </w:num>
  <w:num w:numId="39">
    <w:abstractNumId w:val="8"/>
  </w:num>
  <w:num w:numId="40">
    <w:abstractNumId w:val="3"/>
  </w:num>
  <w:num w:numId="41">
    <w:abstractNumId w:val="2"/>
  </w:num>
  <w:num w:numId="42">
    <w:abstractNumId w:val="1"/>
  </w:num>
  <w:num w:numId="43">
    <w:abstractNumId w:val="0"/>
  </w:num>
  <w:num w:numId="44">
    <w:abstractNumId w:val="30"/>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avia Montano">
    <w15:presenceInfo w15:providerId="Windows Live" w15:userId="1e80d8b3403175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trackRevisions/>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3A92"/>
    <w:rsid w:val="00063CE3"/>
    <w:rsid w:val="00065111"/>
    <w:rsid w:val="000666C4"/>
    <w:rsid w:val="000705A2"/>
    <w:rsid w:val="00074F33"/>
    <w:rsid w:val="00076EF8"/>
    <w:rsid w:val="000805BD"/>
    <w:rsid w:val="000819EC"/>
    <w:rsid w:val="00082323"/>
    <w:rsid w:val="00085B52"/>
    <w:rsid w:val="000960AC"/>
    <w:rsid w:val="00097608"/>
    <w:rsid w:val="000A0E95"/>
    <w:rsid w:val="000A28F5"/>
    <w:rsid w:val="000A3B01"/>
    <w:rsid w:val="000A5BD7"/>
    <w:rsid w:val="000A668B"/>
    <w:rsid w:val="000B0581"/>
    <w:rsid w:val="000B13C6"/>
    <w:rsid w:val="000B1A18"/>
    <w:rsid w:val="000B1DDF"/>
    <w:rsid w:val="000B3A88"/>
    <w:rsid w:val="000B4273"/>
    <w:rsid w:val="000B4957"/>
    <w:rsid w:val="000B4E7F"/>
    <w:rsid w:val="000B5AFF"/>
    <w:rsid w:val="000C20A4"/>
    <w:rsid w:val="000C33D9"/>
    <w:rsid w:val="000D017B"/>
    <w:rsid w:val="000D16FE"/>
    <w:rsid w:val="000D2D4B"/>
    <w:rsid w:val="000D78FB"/>
    <w:rsid w:val="000E0545"/>
    <w:rsid w:val="000E1262"/>
    <w:rsid w:val="000E2782"/>
    <w:rsid w:val="000E330F"/>
    <w:rsid w:val="000E444B"/>
    <w:rsid w:val="000E6FE8"/>
    <w:rsid w:val="000F1EAD"/>
    <w:rsid w:val="000F21DF"/>
    <w:rsid w:val="000F522F"/>
    <w:rsid w:val="00100959"/>
    <w:rsid w:val="00101C36"/>
    <w:rsid w:val="0010261E"/>
    <w:rsid w:val="00105E43"/>
    <w:rsid w:val="00110E1E"/>
    <w:rsid w:val="00111F5B"/>
    <w:rsid w:val="0011310C"/>
    <w:rsid w:val="00114B81"/>
    <w:rsid w:val="00117F1B"/>
    <w:rsid w:val="00125077"/>
    <w:rsid w:val="001269F3"/>
    <w:rsid w:val="00130493"/>
    <w:rsid w:val="001304D9"/>
    <w:rsid w:val="001317C9"/>
    <w:rsid w:val="00131C63"/>
    <w:rsid w:val="00133FBA"/>
    <w:rsid w:val="00135E95"/>
    <w:rsid w:val="0013626D"/>
    <w:rsid w:val="00136899"/>
    <w:rsid w:val="001379E0"/>
    <w:rsid w:val="001407CB"/>
    <w:rsid w:val="001408AB"/>
    <w:rsid w:val="0014220C"/>
    <w:rsid w:val="00146F72"/>
    <w:rsid w:val="001477BF"/>
    <w:rsid w:val="00150600"/>
    <w:rsid w:val="001535BD"/>
    <w:rsid w:val="00160E7A"/>
    <w:rsid w:val="001622E1"/>
    <w:rsid w:val="001645E7"/>
    <w:rsid w:val="00165E7F"/>
    <w:rsid w:val="00166A92"/>
    <w:rsid w:val="00167A4F"/>
    <w:rsid w:val="00167D4D"/>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A19B3"/>
    <w:rsid w:val="001A23EF"/>
    <w:rsid w:val="001A3E1A"/>
    <w:rsid w:val="001A798F"/>
    <w:rsid w:val="001B073D"/>
    <w:rsid w:val="001B1251"/>
    <w:rsid w:val="001B2FB8"/>
    <w:rsid w:val="001B3F87"/>
    <w:rsid w:val="001B58EC"/>
    <w:rsid w:val="001C43A4"/>
    <w:rsid w:val="001C4842"/>
    <w:rsid w:val="001C686E"/>
    <w:rsid w:val="001C7925"/>
    <w:rsid w:val="001D0680"/>
    <w:rsid w:val="001D20D1"/>
    <w:rsid w:val="001D3016"/>
    <w:rsid w:val="001D3D62"/>
    <w:rsid w:val="001D47B9"/>
    <w:rsid w:val="001E002B"/>
    <w:rsid w:val="001E6DBB"/>
    <w:rsid w:val="001E79ED"/>
    <w:rsid w:val="001E7FA5"/>
    <w:rsid w:val="001F407A"/>
    <w:rsid w:val="001F4520"/>
    <w:rsid w:val="001F6525"/>
    <w:rsid w:val="001F775F"/>
    <w:rsid w:val="0020283D"/>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584"/>
    <w:rsid w:val="0029594D"/>
    <w:rsid w:val="002B0784"/>
    <w:rsid w:val="002B18D1"/>
    <w:rsid w:val="002B2C68"/>
    <w:rsid w:val="002B2FE1"/>
    <w:rsid w:val="002B459A"/>
    <w:rsid w:val="002B61A5"/>
    <w:rsid w:val="002C4B2D"/>
    <w:rsid w:val="002C6E67"/>
    <w:rsid w:val="002D0553"/>
    <w:rsid w:val="002D4A94"/>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7137"/>
    <w:rsid w:val="00352F80"/>
    <w:rsid w:val="003607E1"/>
    <w:rsid w:val="00360E20"/>
    <w:rsid w:val="003631F0"/>
    <w:rsid w:val="003638C8"/>
    <w:rsid w:val="00364399"/>
    <w:rsid w:val="00364A83"/>
    <w:rsid w:val="00365468"/>
    <w:rsid w:val="003661F5"/>
    <w:rsid w:val="00367124"/>
    <w:rsid w:val="0037053D"/>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C514A"/>
    <w:rsid w:val="003C7F1C"/>
    <w:rsid w:val="003D6359"/>
    <w:rsid w:val="003E09EA"/>
    <w:rsid w:val="003E145D"/>
    <w:rsid w:val="003E241D"/>
    <w:rsid w:val="003F07CF"/>
    <w:rsid w:val="003F121A"/>
    <w:rsid w:val="003F3374"/>
    <w:rsid w:val="003F3CFC"/>
    <w:rsid w:val="003F47AC"/>
    <w:rsid w:val="003F5018"/>
    <w:rsid w:val="003F7FEA"/>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244E"/>
    <w:rsid w:val="00432C9C"/>
    <w:rsid w:val="00436C4B"/>
    <w:rsid w:val="00436EF1"/>
    <w:rsid w:val="0044031B"/>
    <w:rsid w:val="004447AE"/>
    <w:rsid w:val="004450CC"/>
    <w:rsid w:val="00456136"/>
    <w:rsid w:val="00457CDE"/>
    <w:rsid w:val="00457DDF"/>
    <w:rsid w:val="00462755"/>
    <w:rsid w:val="00462852"/>
    <w:rsid w:val="00462C17"/>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3528"/>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4F3C"/>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095D"/>
    <w:rsid w:val="00553088"/>
    <w:rsid w:val="005534D1"/>
    <w:rsid w:val="00556045"/>
    <w:rsid w:val="0056065E"/>
    <w:rsid w:val="0056241B"/>
    <w:rsid w:val="00564DE4"/>
    <w:rsid w:val="00567848"/>
    <w:rsid w:val="00574A93"/>
    <w:rsid w:val="00576647"/>
    <w:rsid w:val="00580D06"/>
    <w:rsid w:val="00585588"/>
    <w:rsid w:val="0058735C"/>
    <w:rsid w:val="00592E67"/>
    <w:rsid w:val="0059352F"/>
    <w:rsid w:val="0059380A"/>
    <w:rsid w:val="00593EF5"/>
    <w:rsid w:val="00595EA6"/>
    <w:rsid w:val="005A0C48"/>
    <w:rsid w:val="005A1C3C"/>
    <w:rsid w:val="005A4833"/>
    <w:rsid w:val="005A6F7D"/>
    <w:rsid w:val="005B13AB"/>
    <w:rsid w:val="005B1D27"/>
    <w:rsid w:val="005B1D56"/>
    <w:rsid w:val="005B29E1"/>
    <w:rsid w:val="005B4932"/>
    <w:rsid w:val="005B5AB8"/>
    <w:rsid w:val="005B749D"/>
    <w:rsid w:val="005C37DB"/>
    <w:rsid w:val="005C59C0"/>
    <w:rsid w:val="005D44D2"/>
    <w:rsid w:val="005D4D91"/>
    <w:rsid w:val="005F1900"/>
    <w:rsid w:val="005F4DDA"/>
    <w:rsid w:val="005F544F"/>
    <w:rsid w:val="005F560C"/>
    <w:rsid w:val="005F5986"/>
    <w:rsid w:val="005F6A4D"/>
    <w:rsid w:val="005F7489"/>
    <w:rsid w:val="005F7A20"/>
    <w:rsid w:val="00601189"/>
    <w:rsid w:val="00602EA6"/>
    <w:rsid w:val="006047C4"/>
    <w:rsid w:val="00614474"/>
    <w:rsid w:val="0061455D"/>
    <w:rsid w:val="00616EDF"/>
    <w:rsid w:val="00621F05"/>
    <w:rsid w:val="006221A6"/>
    <w:rsid w:val="00631AF0"/>
    <w:rsid w:val="00635101"/>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58ED"/>
    <w:rsid w:val="00695B51"/>
    <w:rsid w:val="00697976"/>
    <w:rsid w:val="006A06F2"/>
    <w:rsid w:val="006A0C35"/>
    <w:rsid w:val="006A58E7"/>
    <w:rsid w:val="006A72E3"/>
    <w:rsid w:val="006B31DD"/>
    <w:rsid w:val="006B5F53"/>
    <w:rsid w:val="006B623A"/>
    <w:rsid w:val="006B6435"/>
    <w:rsid w:val="006C1D2E"/>
    <w:rsid w:val="006D3498"/>
    <w:rsid w:val="006E1C35"/>
    <w:rsid w:val="006E342A"/>
    <w:rsid w:val="006E4827"/>
    <w:rsid w:val="006E5F06"/>
    <w:rsid w:val="006E6884"/>
    <w:rsid w:val="006F0053"/>
    <w:rsid w:val="006F1752"/>
    <w:rsid w:val="006F43BF"/>
    <w:rsid w:val="00701C63"/>
    <w:rsid w:val="00706F1D"/>
    <w:rsid w:val="00707087"/>
    <w:rsid w:val="007073ED"/>
    <w:rsid w:val="00711701"/>
    <w:rsid w:val="00712123"/>
    <w:rsid w:val="00712FC5"/>
    <w:rsid w:val="007142C5"/>
    <w:rsid w:val="00716859"/>
    <w:rsid w:val="00722963"/>
    <w:rsid w:val="00723837"/>
    <w:rsid w:val="00726889"/>
    <w:rsid w:val="00732709"/>
    <w:rsid w:val="00732BF2"/>
    <w:rsid w:val="00733DA2"/>
    <w:rsid w:val="00737556"/>
    <w:rsid w:val="0074056D"/>
    <w:rsid w:val="0074241D"/>
    <w:rsid w:val="00742A85"/>
    <w:rsid w:val="007438D3"/>
    <w:rsid w:val="0074402D"/>
    <w:rsid w:val="00746624"/>
    <w:rsid w:val="00746F88"/>
    <w:rsid w:val="00750DB0"/>
    <w:rsid w:val="007518DE"/>
    <w:rsid w:val="00753171"/>
    <w:rsid w:val="00763990"/>
    <w:rsid w:val="00763C58"/>
    <w:rsid w:val="00766F54"/>
    <w:rsid w:val="00767A38"/>
    <w:rsid w:val="007703C0"/>
    <w:rsid w:val="0077166E"/>
    <w:rsid w:val="007724F7"/>
    <w:rsid w:val="00772F64"/>
    <w:rsid w:val="00774B78"/>
    <w:rsid w:val="00774BA9"/>
    <w:rsid w:val="00774CB6"/>
    <w:rsid w:val="0077600E"/>
    <w:rsid w:val="007761D0"/>
    <w:rsid w:val="00780A4E"/>
    <w:rsid w:val="00782B32"/>
    <w:rsid w:val="007840B0"/>
    <w:rsid w:val="00790FC8"/>
    <w:rsid w:val="007956F4"/>
    <w:rsid w:val="0079638E"/>
    <w:rsid w:val="007A31B5"/>
    <w:rsid w:val="007A5527"/>
    <w:rsid w:val="007A64C2"/>
    <w:rsid w:val="007B0614"/>
    <w:rsid w:val="007B7ADC"/>
    <w:rsid w:val="007C28AB"/>
    <w:rsid w:val="007C5097"/>
    <w:rsid w:val="007D5606"/>
    <w:rsid w:val="007E1CAB"/>
    <w:rsid w:val="007E5806"/>
    <w:rsid w:val="007E77B4"/>
    <w:rsid w:val="007F0CBA"/>
    <w:rsid w:val="007F3052"/>
    <w:rsid w:val="007F4F79"/>
    <w:rsid w:val="007F61BC"/>
    <w:rsid w:val="007F7510"/>
    <w:rsid w:val="007F7FE1"/>
    <w:rsid w:val="00801537"/>
    <w:rsid w:val="00811685"/>
    <w:rsid w:val="00812BD1"/>
    <w:rsid w:val="00814D88"/>
    <w:rsid w:val="00815041"/>
    <w:rsid w:val="00822D36"/>
    <w:rsid w:val="0082335C"/>
    <w:rsid w:val="00823717"/>
    <w:rsid w:val="0082553F"/>
    <w:rsid w:val="00826F91"/>
    <w:rsid w:val="00827E3E"/>
    <w:rsid w:val="00830F54"/>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4367"/>
    <w:rsid w:val="008878DA"/>
    <w:rsid w:val="00887940"/>
    <w:rsid w:val="00890309"/>
    <w:rsid w:val="00890C9F"/>
    <w:rsid w:val="008932C2"/>
    <w:rsid w:val="00893FC3"/>
    <w:rsid w:val="00894116"/>
    <w:rsid w:val="00894194"/>
    <w:rsid w:val="00895787"/>
    <w:rsid w:val="008966BF"/>
    <w:rsid w:val="00897BBF"/>
    <w:rsid w:val="008A2658"/>
    <w:rsid w:val="008A2F85"/>
    <w:rsid w:val="008A368E"/>
    <w:rsid w:val="008A4EB7"/>
    <w:rsid w:val="008A61F4"/>
    <w:rsid w:val="008A7A2D"/>
    <w:rsid w:val="008B1DD1"/>
    <w:rsid w:val="008B32D1"/>
    <w:rsid w:val="008B6CCB"/>
    <w:rsid w:val="008B7AB6"/>
    <w:rsid w:val="008C1C53"/>
    <w:rsid w:val="008C2BC8"/>
    <w:rsid w:val="008C2CC8"/>
    <w:rsid w:val="008C4D81"/>
    <w:rsid w:val="008C571B"/>
    <w:rsid w:val="008D4547"/>
    <w:rsid w:val="008D67C1"/>
    <w:rsid w:val="008E2166"/>
    <w:rsid w:val="008E2183"/>
    <w:rsid w:val="008E2EBF"/>
    <w:rsid w:val="008E4789"/>
    <w:rsid w:val="008E52DB"/>
    <w:rsid w:val="008E5ED2"/>
    <w:rsid w:val="008E7284"/>
    <w:rsid w:val="008E7E8B"/>
    <w:rsid w:val="008F0C66"/>
    <w:rsid w:val="008F15A3"/>
    <w:rsid w:val="008F2DD1"/>
    <w:rsid w:val="008F37EF"/>
    <w:rsid w:val="008F3CAE"/>
    <w:rsid w:val="008F5504"/>
    <w:rsid w:val="008F6BB3"/>
    <w:rsid w:val="008F73D8"/>
    <w:rsid w:val="008F7EC0"/>
    <w:rsid w:val="009002DF"/>
    <w:rsid w:val="00913AF7"/>
    <w:rsid w:val="0091416D"/>
    <w:rsid w:val="00914E51"/>
    <w:rsid w:val="009173A8"/>
    <w:rsid w:val="00924376"/>
    <w:rsid w:val="00926B43"/>
    <w:rsid w:val="00933B8E"/>
    <w:rsid w:val="00935DDE"/>
    <w:rsid w:val="009413D5"/>
    <w:rsid w:val="00942D46"/>
    <w:rsid w:val="00943492"/>
    <w:rsid w:val="00943772"/>
    <w:rsid w:val="00944D6C"/>
    <w:rsid w:val="00961B45"/>
    <w:rsid w:val="00964928"/>
    <w:rsid w:val="009670FC"/>
    <w:rsid w:val="00967658"/>
    <w:rsid w:val="00967CC9"/>
    <w:rsid w:val="009704A8"/>
    <w:rsid w:val="009719D2"/>
    <w:rsid w:val="0097425C"/>
    <w:rsid w:val="0097495F"/>
    <w:rsid w:val="00977E4B"/>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E7736"/>
    <w:rsid w:val="009F4B2E"/>
    <w:rsid w:val="009F517C"/>
    <w:rsid w:val="009F64B4"/>
    <w:rsid w:val="00A01FF6"/>
    <w:rsid w:val="00A05B46"/>
    <w:rsid w:val="00A100C4"/>
    <w:rsid w:val="00A12787"/>
    <w:rsid w:val="00A132BD"/>
    <w:rsid w:val="00A23D70"/>
    <w:rsid w:val="00A24D1E"/>
    <w:rsid w:val="00A27AF9"/>
    <w:rsid w:val="00A301EC"/>
    <w:rsid w:val="00A314E6"/>
    <w:rsid w:val="00A31E8F"/>
    <w:rsid w:val="00A32070"/>
    <w:rsid w:val="00A34439"/>
    <w:rsid w:val="00A3686D"/>
    <w:rsid w:val="00A4127C"/>
    <w:rsid w:val="00A43A36"/>
    <w:rsid w:val="00A43A7F"/>
    <w:rsid w:val="00A44AA3"/>
    <w:rsid w:val="00A46058"/>
    <w:rsid w:val="00A46585"/>
    <w:rsid w:val="00A5055E"/>
    <w:rsid w:val="00A51AAE"/>
    <w:rsid w:val="00A56204"/>
    <w:rsid w:val="00A56CF1"/>
    <w:rsid w:val="00A60C1B"/>
    <w:rsid w:val="00A659A1"/>
    <w:rsid w:val="00A67336"/>
    <w:rsid w:val="00A703F7"/>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3973"/>
    <w:rsid w:val="00AC51B0"/>
    <w:rsid w:val="00AC5966"/>
    <w:rsid w:val="00AC6670"/>
    <w:rsid w:val="00AD08B6"/>
    <w:rsid w:val="00AD1C9A"/>
    <w:rsid w:val="00AD2894"/>
    <w:rsid w:val="00AD51E6"/>
    <w:rsid w:val="00AE03C2"/>
    <w:rsid w:val="00AF1EE4"/>
    <w:rsid w:val="00AF2F4D"/>
    <w:rsid w:val="00AF54B2"/>
    <w:rsid w:val="00AF5AE6"/>
    <w:rsid w:val="00AF613E"/>
    <w:rsid w:val="00AF7CD2"/>
    <w:rsid w:val="00B132DE"/>
    <w:rsid w:val="00B166E1"/>
    <w:rsid w:val="00B200A9"/>
    <w:rsid w:val="00B2197C"/>
    <w:rsid w:val="00B21B0E"/>
    <w:rsid w:val="00B225D3"/>
    <w:rsid w:val="00B230BC"/>
    <w:rsid w:val="00B25D67"/>
    <w:rsid w:val="00B30050"/>
    <w:rsid w:val="00B34650"/>
    <w:rsid w:val="00B35470"/>
    <w:rsid w:val="00B36E4A"/>
    <w:rsid w:val="00B4040C"/>
    <w:rsid w:val="00B40C71"/>
    <w:rsid w:val="00B437D8"/>
    <w:rsid w:val="00B47931"/>
    <w:rsid w:val="00B51C8A"/>
    <w:rsid w:val="00B57981"/>
    <w:rsid w:val="00B6290D"/>
    <w:rsid w:val="00B64AE3"/>
    <w:rsid w:val="00B7351D"/>
    <w:rsid w:val="00B73E43"/>
    <w:rsid w:val="00B82ED4"/>
    <w:rsid w:val="00B841AC"/>
    <w:rsid w:val="00B85B60"/>
    <w:rsid w:val="00B86B14"/>
    <w:rsid w:val="00B87D08"/>
    <w:rsid w:val="00B903AA"/>
    <w:rsid w:val="00B936F2"/>
    <w:rsid w:val="00B93BF5"/>
    <w:rsid w:val="00B942E3"/>
    <w:rsid w:val="00B94C56"/>
    <w:rsid w:val="00B9580A"/>
    <w:rsid w:val="00BA1E4E"/>
    <w:rsid w:val="00BA2261"/>
    <w:rsid w:val="00BA523A"/>
    <w:rsid w:val="00BA57C8"/>
    <w:rsid w:val="00BA7E2A"/>
    <w:rsid w:val="00BB2103"/>
    <w:rsid w:val="00BB2288"/>
    <w:rsid w:val="00BB2CC0"/>
    <w:rsid w:val="00BC1724"/>
    <w:rsid w:val="00BC2324"/>
    <w:rsid w:val="00BC4D81"/>
    <w:rsid w:val="00BC7344"/>
    <w:rsid w:val="00BD08A1"/>
    <w:rsid w:val="00BD25E5"/>
    <w:rsid w:val="00BD3283"/>
    <w:rsid w:val="00BD4E4C"/>
    <w:rsid w:val="00BD6A3C"/>
    <w:rsid w:val="00BE4FDA"/>
    <w:rsid w:val="00BE5139"/>
    <w:rsid w:val="00BE66E9"/>
    <w:rsid w:val="00BF0319"/>
    <w:rsid w:val="00BF3422"/>
    <w:rsid w:val="00C07C79"/>
    <w:rsid w:val="00C167BA"/>
    <w:rsid w:val="00C174BE"/>
    <w:rsid w:val="00C26EEE"/>
    <w:rsid w:val="00C2763A"/>
    <w:rsid w:val="00C30887"/>
    <w:rsid w:val="00C314A0"/>
    <w:rsid w:val="00C32BB9"/>
    <w:rsid w:val="00C34936"/>
    <w:rsid w:val="00C37496"/>
    <w:rsid w:val="00C404E3"/>
    <w:rsid w:val="00C40FF3"/>
    <w:rsid w:val="00C4408E"/>
    <w:rsid w:val="00C50E9A"/>
    <w:rsid w:val="00C512A9"/>
    <w:rsid w:val="00C55546"/>
    <w:rsid w:val="00C56169"/>
    <w:rsid w:val="00C57681"/>
    <w:rsid w:val="00C61632"/>
    <w:rsid w:val="00C62D0E"/>
    <w:rsid w:val="00C64337"/>
    <w:rsid w:val="00C73787"/>
    <w:rsid w:val="00C74040"/>
    <w:rsid w:val="00C81CB0"/>
    <w:rsid w:val="00C84648"/>
    <w:rsid w:val="00C92169"/>
    <w:rsid w:val="00C93AC7"/>
    <w:rsid w:val="00C9579E"/>
    <w:rsid w:val="00C96406"/>
    <w:rsid w:val="00C96E0E"/>
    <w:rsid w:val="00C976EB"/>
    <w:rsid w:val="00CA00A4"/>
    <w:rsid w:val="00CA14B1"/>
    <w:rsid w:val="00CA1870"/>
    <w:rsid w:val="00CA320E"/>
    <w:rsid w:val="00CA3970"/>
    <w:rsid w:val="00CA5A50"/>
    <w:rsid w:val="00CA684E"/>
    <w:rsid w:val="00CA696B"/>
    <w:rsid w:val="00CA79F6"/>
    <w:rsid w:val="00CB0B92"/>
    <w:rsid w:val="00CB2853"/>
    <w:rsid w:val="00CB697B"/>
    <w:rsid w:val="00CB76F2"/>
    <w:rsid w:val="00CC3E05"/>
    <w:rsid w:val="00CC77F8"/>
    <w:rsid w:val="00CD1814"/>
    <w:rsid w:val="00CD43D8"/>
    <w:rsid w:val="00CD7AD8"/>
    <w:rsid w:val="00CD7B4E"/>
    <w:rsid w:val="00CE0234"/>
    <w:rsid w:val="00CE04CC"/>
    <w:rsid w:val="00CE1B0D"/>
    <w:rsid w:val="00CE2CA8"/>
    <w:rsid w:val="00CE36CD"/>
    <w:rsid w:val="00CE6329"/>
    <w:rsid w:val="00CE6DF7"/>
    <w:rsid w:val="00CE7E27"/>
    <w:rsid w:val="00CF1DD2"/>
    <w:rsid w:val="00CF330B"/>
    <w:rsid w:val="00CF7D72"/>
    <w:rsid w:val="00D005D0"/>
    <w:rsid w:val="00D00731"/>
    <w:rsid w:val="00D00CBA"/>
    <w:rsid w:val="00D05395"/>
    <w:rsid w:val="00D05545"/>
    <w:rsid w:val="00D05CC3"/>
    <w:rsid w:val="00D116C9"/>
    <w:rsid w:val="00D13683"/>
    <w:rsid w:val="00D16A67"/>
    <w:rsid w:val="00D17762"/>
    <w:rsid w:val="00D24A59"/>
    <w:rsid w:val="00D25D6D"/>
    <w:rsid w:val="00D25FB5"/>
    <w:rsid w:val="00D27287"/>
    <w:rsid w:val="00D4178A"/>
    <w:rsid w:val="00D421F1"/>
    <w:rsid w:val="00D52074"/>
    <w:rsid w:val="00D563F4"/>
    <w:rsid w:val="00D5663C"/>
    <w:rsid w:val="00D57D34"/>
    <w:rsid w:val="00D57EA0"/>
    <w:rsid w:val="00D57F50"/>
    <w:rsid w:val="00D623E1"/>
    <w:rsid w:val="00D65B9C"/>
    <w:rsid w:val="00D6619B"/>
    <w:rsid w:val="00D668B1"/>
    <w:rsid w:val="00D71306"/>
    <w:rsid w:val="00D71AEF"/>
    <w:rsid w:val="00D75EB8"/>
    <w:rsid w:val="00D77FCC"/>
    <w:rsid w:val="00D80545"/>
    <w:rsid w:val="00D86EEC"/>
    <w:rsid w:val="00D87837"/>
    <w:rsid w:val="00D90A88"/>
    <w:rsid w:val="00D9718A"/>
    <w:rsid w:val="00DA4361"/>
    <w:rsid w:val="00DA43D6"/>
    <w:rsid w:val="00DA6AEE"/>
    <w:rsid w:val="00DB07D5"/>
    <w:rsid w:val="00DB1784"/>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1FBF"/>
    <w:rsid w:val="00E2263D"/>
    <w:rsid w:val="00E22CC8"/>
    <w:rsid w:val="00E23CB5"/>
    <w:rsid w:val="00E27363"/>
    <w:rsid w:val="00E276AF"/>
    <w:rsid w:val="00E3182E"/>
    <w:rsid w:val="00E31D3C"/>
    <w:rsid w:val="00E35EE2"/>
    <w:rsid w:val="00E37948"/>
    <w:rsid w:val="00E40E8D"/>
    <w:rsid w:val="00E418BB"/>
    <w:rsid w:val="00E42426"/>
    <w:rsid w:val="00E42D56"/>
    <w:rsid w:val="00E436AB"/>
    <w:rsid w:val="00E43E50"/>
    <w:rsid w:val="00E515A4"/>
    <w:rsid w:val="00E53697"/>
    <w:rsid w:val="00E53EC2"/>
    <w:rsid w:val="00E55B74"/>
    <w:rsid w:val="00E561BC"/>
    <w:rsid w:val="00E6006C"/>
    <w:rsid w:val="00E70857"/>
    <w:rsid w:val="00E73464"/>
    <w:rsid w:val="00E73DE6"/>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5E65"/>
    <w:rsid w:val="00E97C61"/>
    <w:rsid w:val="00EA144D"/>
    <w:rsid w:val="00EA1C5B"/>
    <w:rsid w:val="00EA1DDE"/>
    <w:rsid w:val="00EA3B4D"/>
    <w:rsid w:val="00EA76F4"/>
    <w:rsid w:val="00EB0B14"/>
    <w:rsid w:val="00EB29B9"/>
    <w:rsid w:val="00EB40BB"/>
    <w:rsid w:val="00EB49A9"/>
    <w:rsid w:val="00EB61E6"/>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5D64"/>
    <w:rsid w:val="00F06C10"/>
    <w:rsid w:val="00F074D7"/>
    <w:rsid w:val="00F078F1"/>
    <w:rsid w:val="00F10795"/>
    <w:rsid w:val="00F127D1"/>
    <w:rsid w:val="00F1332F"/>
    <w:rsid w:val="00F13EA5"/>
    <w:rsid w:val="00F15A97"/>
    <w:rsid w:val="00F16158"/>
    <w:rsid w:val="00F16934"/>
    <w:rsid w:val="00F2189E"/>
    <w:rsid w:val="00F21C21"/>
    <w:rsid w:val="00F2221C"/>
    <w:rsid w:val="00F2281F"/>
    <w:rsid w:val="00F33D54"/>
    <w:rsid w:val="00F34FE6"/>
    <w:rsid w:val="00F3500C"/>
    <w:rsid w:val="00F3727F"/>
    <w:rsid w:val="00F401C4"/>
    <w:rsid w:val="00F40394"/>
    <w:rsid w:val="00F405F9"/>
    <w:rsid w:val="00F40AD2"/>
    <w:rsid w:val="00F42212"/>
    <w:rsid w:val="00F426D3"/>
    <w:rsid w:val="00F4340E"/>
    <w:rsid w:val="00F43600"/>
    <w:rsid w:val="00F45881"/>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500E"/>
    <w:rsid w:val="00F76E5A"/>
    <w:rsid w:val="00F81FE4"/>
    <w:rsid w:val="00F83BE5"/>
    <w:rsid w:val="00F9195D"/>
    <w:rsid w:val="00F94CA3"/>
    <w:rsid w:val="00F95196"/>
    <w:rsid w:val="00FA5072"/>
    <w:rsid w:val="00FB096E"/>
    <w:rsid w:val="00FC0FE2"/>
    <w:rsid w:val="00FD1536"/>
    <w:rsid w:val="00FD23F2"/>
    <w:rsid w:val="00FD44C5"/>
    <w:rsid w:val="00FD650E"/>
    <w:rsid w:val="00FD6EC3"/>
    <w:rsid w:val="00FE25CF"/>
    <w:rsid w:val="00FE5742"/>
    <w:rsid w:val="00FF5EE3"/>
    <w:rsid w:val="00FF6394"/>
    <w:rsid w:val="00FF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F48CA"/>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nhideWhenUsed="1"/>
    <w:lsdException w:name="header" w:semiHidden="1" w:uiPriority="3"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3"/>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0"/>
      </w:numPr>
      <w:spacing w:after="240"/>
      <w:ind w:left="720" w:hanging="720"/>
    </w:pPr>
    <w:rPr>
      <w:rFonts w:eastAsia="Calibri" w:cs="Arial"/>
    </w:rPr>
  </w:style>
  <w:style w:type="paragraph" w:customStyle="1" w:styleId="009ShortList-Bullets">
    <w:name w:val="009 Short List - Bullets"/>
    <w:basedOn w:val="Normal"/>
    <w:qFormat/>
    <w:rsid w:val="00D57EA0"/>
    <w:pPr>
      <w:numPr>
        <w:numId w:val="18"/>
      </w:numPr>
      <w:ind w:hanging="720"/>
    </w:pPr>
    <w:rPr>
      <w:rFonts w:eastAsia="Calibri"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rsid w:val="00B9580A"/>
    <w:rPr>
      <w:rFonts w:ascii="Arial" w:hAnsi="Arial"/>
      <w:sz w:val="24"/>
      <w:szCs w:val="24"/>
    </w:rPr>
  </w:style>
  <w:style w:type="character" w:styleId="FollowedHyperlink">
    <w:name w:val="FollowedHyperlink"/>
    <w:uiPriority w:val="3"/>
    <w:semiHidden/>
    <w:rsid w:val="00364399"/>
    <w:rPr>
      <w:color w:val="800080"/>
      <w:u w:val="single"/>
    </w:rPr>
  </w:style>
  <w:style w:type="table" w:styleId="GridTable1Light">
    <w:name w:val="Grid Table 1 Light"/>
    <w:basedOn w:val="TableNormal"/>
    <w:uiPriority w:val="46"/>
    <w:rsid w:val="00F434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rsid w:val="00F95196"/>
    <w:pPr>
      <w:spacing w:before="180" w:after="180" w:line="480"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rsid w:val="00F95196"/>
    <w:rPr>
      <w:rFonts w:asciiTheme="minorHAnsi" w:eastAsiaTheme="minorEastAsia" w:hAnsiTheme="minorHAnsi" w:cstheme="minorBidi"/>
      <w:sz w:val="22"/>
      <w:szCs w:val="22"/>
    </w:rPr>
  </w:style>
  <w:style w:type="paragraph" w:customStyle="1" w:styleId="FirstParagraph">
    <w:name w:val="First Paragraph"/>
    <w:basedOn w:val="BodyText"/>
    <w:next w:val="BodyText"/>
    <w:qFormat/>
    <w:rsid w:val="00F95196"/>
  </w:style>
  <w:style w:type="paragraph" w:styleId="Revision">
    <w:name w:val="Revision"/>
    <w:hidden/>
    <w:uiPriority w:val="99"/>
    <w:semiHidden/>
    <w:rsid w:val="003F7FEA"/>
    <w:rPr>
      <w:sz w:val="24"/>
      <w:szCs w:val="24"/>
    </w:rPr>
  </w:style>
  <w:style w:type="character" w:styleId="CommentReference">
    <w:name w:val="annotation reference"/>
    <w:basedOn w:val="DefaultParagraphFont"/>
    <w:semiHidden/>
    <w:unhideWhenUsed/>
    <w:rsid w:val="00BD6A3C"/>
    <w:rPr>
      <w:sz w:val="16"/>
      <w:szCs w:val="16"/>
    </w:rPr>
  </w:style>
  <w:style w:type="paragraph" w:styleId="CommentText">
    <w:name w:val="annotation text"/>
    <w:basedOn w:val="Normal"/>
    <w:link w:val="CommentTextChar"/>
    <w:unhideWhenUsed/>
    <w:rsid w:val="00BD6A3C"/>
    <w:pPr>
      <w:spacing w:after="160"/>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rsid w:val="00BD6A3C"/>
    <w:rPr>
      <w:rFonts w:asciiTheme="minorHAnsi" w:eastAsiaTheme="minorEastAsia" w:hAnsiTheme="minorHAnsi" w:cstheme="minorBidi"/>
    </w:rPr>
  </w:style>
  <w:style w:type="paragraph" w:customStyle="1" w:styleId="CaptionedFigure">
    <w:name w:val="Captioned Figure"/>
    <w:basedOn w:val="Normal"/>
    <w:rsid w:val="00AF5AE6"/>
    <w:pPr>
      <w:keepNext/>
      <w:spacing w:after="160" w:line="480" w:lineRule="auto"/>
    </w:pPr>
    <w:rPr>
      <w:rFonts w:asciiTheme="minorHAnsi" w:eastAsiaTheme="minorEastAsia" w:hAnsiTheme="minorHAnsi" w:cstheme="minorBidi"/>
      <w:sz w:val="22"/>
      <w:szCs w:val="22"/>
    </w:rPr>
  </w:style>
  <w:style w:type="paragraph" w:styleId="NoSpacing">
    <w:name w:val="No Spacing"/>
    <w:uiPriority w:val="1"/>
    <w:qFormat/>
    <w:rsid w:val="00F15A97"/>
    <w:rPr>
      <w:rFonts w:asciiTheme="minorHAnsi" w:eastAsiaTheme="minorEastAsia" w:hAnsiTheme="minorHAnsi" w:cstheme="minorBidi"/>
      <w:sz w:val="22"/>
      <w:szCs w:val="22"/>
    </w:rPr>
  </w:style>
  <w:style w:type="table" w:styleId="PlainTable2">
    <w:name w:val="Plain Table 2"/>
    <w:basedOn w:val="TableNormal"/>
    <w:rsid w:val="00F15A9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1408AB"/>
    <w:rPr>
      <w:rFonts w:asciiTheme="minorHAnsi" w:eastAsiaTheme="minorEastAsia"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4B3528"/>
    <w:pPr>
      <w:spacing w:line="480" w:lineRule="auto"/>
      <w:ind w:left="720" w:hanging="720"/>
    </w:pPr>
  </w:style>
  <w:style w:type="paragraph" w:customStyle="1" w:styleId="Abstract">
    <w:name w:val="Abstract"/>
    <w:basedOn w:val="Normal"/>
    <w:next w:val="BodyText"/>
    <w:rsid w:val="008966BF"/>
    <w:pPr>
      <w:keepNext/>
      <w:keepLines/>
      <w:spacing w:before="300" w:after="300" w:line="480" w:lineRule="auto"/>
    </w:pPr>
    <w:rPr>
      <w:rFonts w:asciiTheme="minorHAnsi" w:eastAsiaTheme="minorEastAsia" w:hAnsiTheme="minorHAnsi" w:cstheme="minorBidi"/>
      <w:sz w:val="20"/>
      <w:szCs w:val="20"/>
    </w:rPr>
  </w:style>
  <w:style w:type="paragraph" w:styleId="CommentSubject">
    <w:name w:val="annotation subject"/>
    <w:basedOn w:val="CommentText"/>
    <w:next w:val="CommentText"/>
    <w:link w:val="CommentSubjectChar"/>
    <w:uiPriority w:val="3"/>
    <w:semiHidden/>
    <w:unhideWhenUsed/>
    <w:rsid w:val="00BA57C8"/>
    <w:pPr>
      <w:spacing w:after="0"/>
    </w:pPr>
    <w:rPr>
      <w:rFonts w:ascii="Arial" w:eastAsia="Times New Roman" w:hAnsi="Arial" w:cs="Times New Roman"/>
      <w:b/>
      <w:bCs/>
    </w:rPr>
  </w:style>
  <w:style w:type="character" w:customStyle="1" w:styleId="CommentSubjectChar">
    <w:name w:val="Comment Subject Char"/>
    <w:basedOn w:val="CommentTextChar"/>
    <w:link w:val="CommentSubject"/>
    <w:uiPriority w:val="3"/>
    <w:semiHidden/>
    <w:rsid w:val="00BA57C8"/>
    <w:rPr>
      <w:rFonts w:asciiTheme="minorHAnsi" w:eastAsiaTheme="minorEastAsia" w:hAnsiTheme="minorHAnsi" w:cstheme="minorBidi"/>
      <w:b/>
      <w:bCs/>
    </w:rPr>
  </w:style>
  <w:style w:type="character" w:styleId="UnresolvedMention">
    <w:name w:val="Unresolved Mention"/>
    <w:basedOn w:val="DefaultParagraphFont"/>
    <w:uiPriority w:val="99"/>
    <w:semiHidden/>
    <w:unhideWhenUsed/>
    <w:rsid w:val="002B45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1365-2435.13583" TargetMode="External"/><Relationship Id="rId2" Type="http://schemas.openxmlformats.org/officeDocument/2006/relationships/hyperlink" Target="https://doi.org/10.1098/rspb.2018.2007" TargetMode="External"/><Relationship Id="rId1" Type="http://schemas.openxmlformats.org/officeDocument/2006/relationships/hyperlink" Target="https://doi.org/10.1111/1365-2745.13287" TargetMode="External"/><Relationship Id="rId5" Type="http://schemas.openxmlformats.org/officeDocument/2006/relationships/hyperlink" Target="https://doi.org/10.1111/oik.08310" TargetMode="External"/><Relationship Id="rId4" Type="http://schemas.openxmlformats.org/officeDocument/2006/relationships/hyperlink" Target="https://doi.org/10.1111/oik.0832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48114</Words>
  <Characters>274254</Characters>
  <Application>Microsoft Office Word</Application>
  <DocSecurity>0</DocSecurity>
  <Lines>2285</Lines>
  <Paragraphs>643</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321725</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Flavia Montano</cp:lastModifiedBy>
  <cp:revision>2</cp:revision>
  <dcterms:created xsi:type="dcterms:W3CDTF">2022-03-02T21:04:00Z</dcterms:created>
  <dcterms:modified xsi:type="dcterms:W3CDTF">2022-03-02T21:04:00Z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id="re6aZelz"/&gt;&lt;style id="http://www.zotero.org/styles/ecology" hasBibliography="1" bibliographyStyleHasBeenSet="1"/&gt;&lt;prefs&gt;&lt;pref name="fieldType" value="Field"/&gt;&lt;/prefs&gt;&lt;/data&gt;</vt:lpwstr>
  </property>
</Properties>
</file>